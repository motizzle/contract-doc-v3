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2FF1" w14:textId="77777777" w:rsidR="006B26D8" w:rsidRDefault="006B26D8">
      <w:pPr>
        <w:spacing w:after="165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REDLINED &amp; SIGNED</w:t>
      </w:r>
      <w:r>
        <w:br/>
      </w:r>
      <w:r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507AFB67" w14:textId="77777777" w:rsidR="006B26D8" w:rsidRDefault="006B26D8">
      <w:pPr>
        <w:spacing w:after="0" w:line="240" w:lineRule="auto"/>
        <w:ind w:left="180"/>
      </w:pPr>
      <w:r>
        <w:rPr>
          <w:rFonts w:ascii="Times New Roman" w:eastAsia="Times New Roman" w:hAnsi="Times New Roman" w:cs="Times New Roman"/>
          <w:b/>
          <w:sz w:val="28"/>
        </w:rPr>
        <w:t>PARTIES</w:t>
      </w:r>
    </w:p>
    <w:p w14:paraId="190B89DE" w14:textId="77777777" w:rsidR="006B26D8" w:rsidRDefault="006B26D8">
      <w:pPr>
        <w:pStyle w:val="NoSpacing"/>
      </w:pPr>
      <w:r>
        <w:rPr>
          <w:rFonts w:ascii="Times New Roman" w:eastAsia="Times New Roman" w:hAnsi="Times New Roman" w:cs="Times New Roman"/>
          <w:sz w:val="22"/>
        </w:rPr>
        <w:t xml:space="preserve">This Memorandum of Understanding (“MOU”) is entered into by and between </w:t>
      </w:r>
      <w:r>
        <w:rPr>
          <w:rFonts w:ascii="Times New Roman" w:eastAsia="Times New Roman" w:hAnsi="Times New Roman" w:cs="Times New Roman"/>
          <w:b/>
          <w:sz w:val="22"/>
        </w:rPr>
        <w:t>OpenGov, Inc. (“OG”)</w:t>
      </w:r>
      <w:r>
        <w:rPr>
          <w:rFonts w:ascii="Times New Roman" w:eastAsia="Times New Roman" w:hAnsi="Times New Roman" w:cs="Times New Roman"/>
          <w:sz w:val="22"/>
        </w:rPr>
        <w:t xml:space="preserve">, a builder of cloud-based brilliance for governments everywhere, and </w:t>
      </w:r>
      <w:r>
        <w:rPr>
          <w:rFonts w:ascii="Times New Roman" w:eastAsia="Times New Roman" w:hAnsi="Times New Roman" w:cs="Times New Roman"/>
          <w:b/>
          <w:sz w:val="22"/>
        </w:rPr>
        <w:t xml:space="preserve">The Center for Oversight of Negotiation, Terms, Redlines, and Clauses (C.O.N.T.R.A.C.T.), </w:t>
      </w:r>
      <w:r>
        <w:rPr>
          <w:rFonts w:ascii="Times New Roman" w:eastAsia="Times New Roman" w:hAnsi="Times New Roman" w:cs="Times New Roman"/>
          <w:sz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6AB4CF41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57FE700" w14:textId="77777777" w:rsidR="006B26D8" w:rsidRDefault="006B26D8">
      <w:pPr>
        <w:spacing w:after="0" w:line="240" w:lineRule="auto"/>
        <w:ind w:left="180"/>
      </w:pPr>
      <w:r>
        <w:rPr>
          <w:rFonts w:ascii="Times New Roman" w:eastAsia="Times New Roman" w:hAnsi="Times New Roman" w:cs="Times New Roman"/>
          <w:b/>
          <w:sz w:val="28"/>
        </w:rPr>
        <w:t>WHEREAS</w:t>
      </w:r>
    </w:p>
    <w:p w14:paraId="06CDC48B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All government employees deserve </w:t>
      </w:r>
      <w:ins w:id="0" w:author="Moti Sorkin" w:date="2025-10-14T14:46:00Z">
        <w:r>
          <w:rPr>
            <w:rFonts w:ascii="Times New Roman" w:eastAsia="Times New Roman" w:hAnsi="Times New Roman" w:cs="Times New Roman"/>
          </w:rPr>
          <w:t xml:space="preserve">the best possible </w:t>
        </w:r>
      </w:ins>
      <w:r>
        <w:rPr>
          <w:rFonts w:ascii="Times New Roman" w:eastAsia="Times New Roman" w:hAnsi="Times New Roman" w:cs="Times New Roman"/>
        </w:rPr>
        <w:t>tools to do their jobs;</w:t>
      </w:r>
    </w:p>
    <w:p w14:paraId="1EF9BE4C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MOU establishes a mutual commitment to design, build, and deploy the best contract system ever conceived, a system that will:</w:t>
      </w:r>
    </w:p>
    <w:p w14:paraId="6E062D1E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Eliminate </w:t>
      </w:r>
      <w:del w:id="1" w:author="Moti Sorkin" w:date="2025-10-14T14:47:00Z">
        <w:r>
          <w:rPr>
            <w:rFonts w:ascii="Times New Roman" w:eastAsia="Times New Roman" w:hAnsi="Times New Roman" w:cs="Times New Roman"/>
          </w:rPr>
          <w:delText xml:space="preserve">attachment </w:delText>
        </w:r>
      </w:del>
      <w:ins w:id="2" w:author="Moti Sorkin" w:date="2025-10-14T14:47:00Z">
        <w:r>
          <w:rPr>
            <w:rFonts w:ascii="Times New Roman" w:eastAsia="Times New Roman" w:hAnsi="Times New Roman" w:cs="Times New Roman"/>
          </w:rPr>
          <w:t xml:space="preserve">any </w:t>
        </w:r>
      </w:ins>
      <w:r>
        <w:rPr>
          <w:rFonts w:ascii="Times New Roman" w:eastAsia="Times New Roman" w:hAnsi="Times New Roman" w:cs="Times New Roman"/>
        </w:rPr>
        <w:t>confusion and “Final_Final_</w:t>
      </w:r>
      <w:commentRangeStart w:id="3"/>
      <w:r>
        <w:rPr>
          <w:rFonts w:ascii="Times New Roman" w:eastAsia="Times New Roman" w:hAnsi="Times New Roman" w:cs="Times New Roman"/>
        </w:rPr>
        <w:t>UseThisOne</w:t>
      </w:r>
      <w:commentRangeEnd w:id="3"/>
      <w:r>
        <w:commentReference w:id="3"/>
      </w:r>
      <w:r>
        <w:rPr>
          <w:rFonts w:ascii="Times New Roman" w:eastAsia="Times New Roman" w:hAnsi="Times New Roman" w:cs="Times New Roman"/>
        </w:rPr>
        <w:t>.docx”;</w:t>
      </w:r>
    </w:p>
    <w:p w14:paraId="7DFDCAFC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Deliver modern redlining, AI-powered assistance, and seamless collaboration;</w:t>
      </w:r>
    </w:p>
    <w:p w14:paraId="0C6125C1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Allow procurement professionals to reclaim precious hours previously lost to formatting;</w:t>
      </w:r>
    </w:p>
    <w:p w14:paraId="05F20880" w14:textId="77777777" w:rsidR="006B26D8" w:rsidRDefault="006B26D8">
      <w:pPr>
        <w:spacing w:after="0" w:line="240" w:lineRule="auto"/>
        <w:ind w:left="720"/>
      </w:pPr>
      <w:r>
        <w:br/>
      </w:r>
      <w:r>
        <w:rPr>
          <w:rFonts w:ascii="Times New Roman" w:eastAsia="Times New Roman" w:hAnsi="Times New Roman" w:cs="Times New Roman"/>
        </w:rPr>
        <w:t>NOW, THERETWO, THERETHREE, AND THEREFOUR, the parties agree to the following:</w:t>
      </w:r>
      <w:r>
        <w:br/>
      </w:r>
      <w:bookmarkStart w:id="4" w:name="_Hlk205802719"/>
      <w:bookmarkEnd w:id="4"/>
    </w:p>
    <w:p w14:paraId="313CD07F" w14:textId="77777777" w:rsidR="006B26D8" w:rsidRDefault="006B26D8">
      <w:pPr>
        <w:spacing w:after="0" w:line="240" w:lineRule="auto"/>
        <w:ind w:left="270"/>
      </w:pPr>
      <w:r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0517623F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6B26D8" w14:paraId="32E0F981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20B0A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25BF2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21FAF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A6262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1398F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Timing</w:t>
            </w:r>
          </w:p>
        </w:tc>
      </w:tr>
      <w:tr w:rsidR="006B26D8" w14:paraId="51F56990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D08A4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568DE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8EC05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75B94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50987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October</w:t>
            </w:r>
          </w:p>
        </w:tc>
      </w:tr>
      <w:tr w:rsidR="006B26D8" w14:paraId="7A70602D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DFA7D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366D2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Bare-bones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060B5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ED0B6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DB3440" w14:textId="77777777" w:rsidR="006B26D8" w:rsidRDefault="006B26D8">
            <w:pPr>
              <w:spacing w:after="165"/>
            </w:pPr>
            <w:del w:id="5" w:author="Yuri Lee Laffed" w:date="2025-10-21T00:30:00Z">
              <w:r>
                <w:rPr>
                  <w:rFonts w:ascii="Times New Roman" w:eastAsia="Times New Roman" w:hAnsi="Times New Roman" w:cs="Times New Roman"/>
                  <w:sz w:val="22"/>
                </w:rPr>
                <w:delText xml:space="preserve">February </w:delText>
              </w:r>
            </w:del>
            <w:ins w:id="6" w:author="Yuri Lee Laffed" w:date="2025-10-21T00:30:00Z">
              <w:r>
                <w:rPr>
                  <w:rFonts w:ascii="Times New Roman" w:eastAsia="Times New Roman" w:hAnsi="Times New Roman" w:cs="Times New Roman"/>
                  <w:sz w:val="22"/>
                </w:rPr>
                <w:t xml:space="preserve">January </w:t>
              </w:r>
            </w:ins>
            <w:r>
              <w:rPr>
                <w:rFonts w:ascii="Times New Roman" w:eastAsia="Times New Roman" w:hAnsi="Times New Roman" w:cs="Times New Roman"/>
                <w:sz w:val="22"/>
              </w:rPr>
              <w:t>2026</w:t>
            </w:r>
          </w:p>
        </w:tc>
      </w:tr>
      <w:tr w:rsidR="006B26D8" w14:paraId="2421CD17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2691E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B78EE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F1FAC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2F5DD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30EDD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Mid-2026</w:t>
            </w:r>
          </w:p>
        </w:tc>
      </w:tr>
      <w:tr w:rsidR="006B26D8" w14:paraId="39172820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C5BFB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590A4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EC191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8C46C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84009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Late 2026</w:t>
            </w:r>
          </w:p>
        </w:tc>
      </w:tr>
      <w:tr w:rsidR="006B26D8" w14:paraId="15F5796B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6B1ED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B791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B271A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BDFF6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FB40E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2027</w:t>
            </w:r>
          </w:p>
        </w:tc>
      </w:tr>
    </w:tbl>
    <w:p w14:paraId="053FCAC0" w14:textId="77777777" w:rsidR="006B26D8" w:rsidRDefault="006B26D8">
      <w:pPr>
        <w:spacing w:after="165"/>
        <w:rPr>
          <w:rFonts w:ascii="Times New Roman" w:eastAsia="Times New Roman" w:hAnsi="Times New Roman" w:cs="Times New Roman"/>
        </w:rPr>
      </w:pPr>
    </w:p>
    <w:p w14:paraId="7B51E929" w14:textId="77777777" w:rsidR="006B26D8" w:rsidRDefault="006B26D8">
      <w:pPr>
        <w:spacing w:after="0" w:line="240" w:lineRule="auto"/>
        <w:ind w:left="450"/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106AB9B1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Please share it </w:t>
      </w:r>
      <w:hyperlink r:id="rId9">
        <w:r>
          <w:rPr>
            <w:rStyle w:val="Hyperlink"/>
            <w:rFonts w:ascii="Times New Roman" w:eastAsia="Times New Roman" w:hAnsi="Times New Roman" w:cs="Times New Roman"/>
            <w:color w:val="0563C1"/>
          </w:rPr>
          <w:t xml:space="preserve"> please</w:t>
        </w:r>
      </w:hyperlink>
      <w:r>
        <w:rPr>
          <w:rFonts w:ascii="Times New Roman" w:eastAsia="Times New Roman" w:hAnsi="Times New Roman" w:cs="Times New Roman"/>
        </w:rPr>
        <w:t xml:space="preserve">! Or email us: </w:t>
      </w:r>
      <w:hyperlink r:id="rId10">
        <w:r>
          <w:rPr>
            <w:rStyle w:val="Hyperlink"/>
            <w:rFonts w:ascii="Times New Roman" w:eastAsia="Times New Roman" w:hAnsi="Times New Roman" w:cs="Times New Roman"/>
            <w:color w:val="467886"/>
          </w:rPr>
          <w:t>msorkin@opengov.com</w:t>
        </w:r>
      </w:hyperlink>
      <w:r>
        <w:rPr>
          <w:rFonts w:ascii="Times New Roman" w:eastAsia="Times New Roman" w:hAnsi="Times New Roman" w:cs="Times New Roman"/>
        </w:rPr>
        <w:t xml:space="preserve"> and </w:t>
      </w:r>
      <w:hyperlink r:id="rId11">
        <w:r>
          <w:rPr>
            <w:rStyle w:val="Hyperlink"/>
            <w:rFonts w:ascii="Times New Roman" w:eastAsia="Times New Roman" w:hAnsi="Times New Roman" w:cs="Times New Roman"/>
            <w:color w:val="467886"/>
          </w:rPr>
          <w:t>jehlers@opengov.com</w:t>
        </w:r>
      </w:hyperlink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</w:p>
    <w:p w14:paraId="69626F13" w14:textId="77777777" w:rsidR="006B26D8" w:rsidRDefault="006B26D8">
      <w:pPr>
        <w:spacing w:after="165"/>
      </w:pPr>
      <w:r>
        <w:br w:type="page"/>
      </w:r>
    </w:p>
    <w:p w14:paraId="004C1974" w14:textId="77777777" w:rsidR="006B26D8" w:rsidRDefault="006B26D8">
      <w:pPr>
        <w:spacing w:after="0" w:line="240" w:lineRule="auto"/>
        <w:ind w:left="36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RELEASE PLAN</w:t>
      </w:r>
    </w:p>
    <w:p w14:paraId="027919B0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Note this is a tentative plan, and we will modify it as we make progress in order to speed up and better align with </w:t>
      </w:r>
      <w:r>
        <w:rPr>
          <w:rFonts w:ascii="Times New Roman" w:eastAsia="Times New Roman" w:hAnsi="Times New Roman" w:cs="Times New Roman"/>
          <w:b/>
        </w:rPr>
        <w:t xml:space="preserve">C.O.N.T.R.A.C.T.’s </w:t>
      </w:r>
      <w:r>
        <w:rPr>
          <w:rFonts w:ascii="Times New Roman" w:eastAsia="Times New Roman" w:hAnsi="Times New Roman" w:cs="Times New Roman"/>
        </w:rPr>
        <w:t>expectations.</w:t>
      </w:r>
    </w:p>
    <w:p w14:paraId="7ADB1E4C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3263C03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2CD9272B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6B26D8" w14:paraId="42E4287D" w14:textId="77777777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C05B9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856CF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B22EC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B9434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56396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Transition</w:t>
            </w:r>
          </w:p>
        </w:tc>
      </w:tr>
      <w:tr w:rsidR="006B26D8" w14:paraId="43E0F3BA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5F20CC4" w14:textId="77777777" w:rsidR="006B26D8" w:rsidRDefault="006B26D8">
            <w:pPr>
              <w:spacing w:after="165"/>
            </w:pPr>
            <w:bookmarkStart w:id="7" w:name="_Hlk206417645"/>
            <w:bookmarkEnd w:id="7"/>
            <w:r>
              <w:rPr>
                <w:rFonts w:ascii="Times New Roman" w:eastAsia="Times New Roman" w:hAnsi="Times New Roman" w:cs="Times New Roman"/>
                <w:sz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1E08E5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EC2C42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0ECE15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A8CBAA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1247B179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7F311B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2FB8FF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7CDF10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2A5A47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7A439B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54A0AA7B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370301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1F0F67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42BD12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002A4A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07431A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64302DDF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2B904F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F00D1E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D82222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465F14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5E66EA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2A763F76" w14:textId="77777777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75CB41B" w14:textId="77777777" w:rsidR="006B26D8" w:rsidRDefault="006B26D8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6B26D8" w14:paraId="156F049A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56D489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85AD1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F4DC04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4D5CF0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974806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36A9A9E4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F105439" w14:textId="77777777" w:rsidR="006B26D8" w:rsidRDefault="006B26D8">
            <w:pPr>
              <w:spacing w:after="165"/>
            </w:pPr>
            <w:commentRangeStart w:id="8"/>
            <w:r>
              <w:rPr>
                <w:rFonts w:ascii="Times New Roman" w:eastAsia="Times New Roman" w:hAnsi="Times New Roman" w:cs="Times New Roman"/>
                <w:sz w:val="22"/>
              </w:rPr>
              <w:t>Vendor experience</w:t>
            </w:r>
            <w:commentRangeEnd w:id="8"/>
            <w:r>
              <w:commentReference w:id="8"/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07BE51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10DA7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D9A77D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F3BD1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24283EE7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5E772C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2C470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AD39C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C8F1CA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94C035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0CA75AC7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01DCC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D80060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375044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32E72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ADB5DB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18D002CC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522C3C" w14:textId="77777777" w:rsidR="006B26D8" w:rsidRPr="006B26D8" w:rsidRDefault="006B26D8">
            <w:pPr>
              <w:spacing w:after="165"/>
              <w:rPr>
                <w:lang w:val="fr-FR"/>
              </w:rPr>
            </w:pPr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 xml:space="preserve">AI </w:t>
            </w:r>
            <w:proofErr w:type="spellStart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dashboard</w:t>
            </w:r>
            <w:proofErr w:type="spellEnd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 xml:space="preserve"> (</w:t>
            </w:r>
            <w:proofErr w:type="spellStart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track</w:t>
            </w:r>
            <w:proofErr w:type="spellEnd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 xml:space="preserve"> changes, </w:t>
            </w:r>
            <w:proofErr w:type="spellStart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comments</w:t>
            </w:r>
            <w:proofErr w:type="spellEnd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 xml:space="preserve">, </w:t>
            </w:r>
            <w:proofErr w:type="spellStart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etc</w:t>
            </w:r>
            <w:proofErr w:type="spellEnd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77A62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2E146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D0FB3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9428AB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44E9BD56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0809B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AI version comparison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68FDB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0D9CEF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EE594D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8C2EB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22FDDA23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115A5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C2B99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357438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C6722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1703E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26C0FB34" w14:textId="77777777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A6380B" w14:textId="77777777" w:rsidR="006B26D8" w:rsidRDefault="006B26D8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6B26D8" w14:paraId="04DC87F5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471C17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B171E2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ECEC6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C3504C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905215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40411CF7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B587FD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D2C6F8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BEAE5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A33DAF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264CE0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3D9A94FD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D01069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B65FCE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A34EE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E15F35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B25362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714AB102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E52713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Compile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CD695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24F619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A60754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7F722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0C3258BB" w14:textId="77777777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9758313" w14:textId="77777777" w:rsidR="006B26D8" w:rsidRDefault="006B26D8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6B26D8" w14:paraId="454A2104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282B5D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Concurrent editing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86732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FFDC4D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5764DB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8F5F5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4C49A9FA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E1731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Email automation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F081A2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4DF64B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9279C9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FAE499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</w:tbl>
    <w:p w14:paraId="410AB549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2D986B6" w14:textId="77777777" w:rsidR="006B26D8" w:rsidRDefault="006B26D8">
      <w:pPr>
        <w:spacing w:after="0" w:line="240" w:lineRule="auto"/>
        <w:ind w:left="450"/>
      </w:pPr>
      <w:r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7E11E21C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Got any feedback? I’d love to </w:t>
      </w:r>
      <w:hyperlink r:id="rId12">
        <w:r>
          <w:rPr>
            <w:rStyle w:val="Hyperlink"/>
            <w:rFonts w:ascii="Times New Roman" w:eastAsia="Times New Roman" w:hAnsi="Times New Roman" w:cs="Times New Roman"/>
            <w:color w:val="0563C1"/>
          </w:rPr>
          <w:t>here it, right hear please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0F1C3EE4" w14:textId="77777777" w:rsidR="006B26D8" w:rsidRDefault="006B26D8">
      <w:pPr>
        <w:spacing w:after="165"/>
      </w:pPr>
      <w:r>
        <w:br w:type="page"/>
      </w:r>
    </w:p>
    <w:p w14:paraId="49A567E6" w14:textId="77777777" w:rsidR="006B26D8" w:rsidRDefault="006B26D8">
      <w:pPr>
        <w:spacing w:after="0" w:line="240" w:lineRule="auto"/>
        <w:ind w:left="450"/>
        <w:jc w:val="center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SIGNATURE PAGE</w:t>
      </w:r>
    </w:p>
    <w:p w14:paraId="698FCFCC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D23BEDE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IN WITNESS WHEREOF, the Parties have executed this Memorandum of Understanding with hope, humor, and high expectations.</w:t>
      </w:r>
    </w:p>
    <w:p w14:paraId="6F5E2ADB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9EF618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587"/>
        <w:gridCol w:w="4773"/>
      </w:tblGrid>
      <w:tr w:rsidR="006B26D8" w14:paraId="14AC5002" w14:textId="77777777">
        <w:trPr>
          <w:tblCellSpacing w:w="15" w:type="dxa"/>
        </w:trPr>
        <w:tc>
          <w:tcPr>
            <w:tcW w:w="5085" w:type="dxa"/>
            <w:vAlign w:val="center"/>
          </w:tcPr>
          <w:p w14:paraId="0F53A4CE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OpenGov, Inc.</w:t>
            </w:r>
          </w:p>
        </w:tc>
        <w:tc>
          <w:tcPr>
            <w:tcW w:w="5070" w:type="dxa"/>
            <w:vAlign w:val="center"/>
          </w:tcPr>
          <w:p w14:paraId="16E61B26" w14:textId="77777777" w:rsidR="006B26D8" w:rsidRDefault="006B26D8">
            <w:pPr>
              <w:spacing w:after="0" w:line="240" w:lineRule="auto"/>
              <w:ind w:right="-2595"/>
            </w:pPr>
            <w:r>
              <w:rPr>
                <w:rFonts w:ascii="Times New Roman" w:eastAsia="Times New Roman" w:hAnsi="Times New Roman" w:cs="Times New Roman"/>
                <w:b/>
              </w:rPr>
              <w:t>C.O.N.T.R.A.C.T.</w:t>
            </w:r>
          </w:p>
        </w:tc>
      </w:tr>
      <w:tr w:rsidR="006B26D8" w14:paraId="62E5B590" w14:textId="77777777">
        <w:trPr>
          <w:tblCellSpacing w:w="15" w:type="dxa"/>
        </w:trPr>
        <w:tc>
          <w:tcPr>
            <w:tcW w:w="5085" w:type="dxa"/>
            <w:vAlign w:val="center"/>
          </w:tcPr>
          <w:p w14:paraId="31860FFB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Signature: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b/>
                  <w:highlight w:val="cyan"/>
                </w:rPr>
                <w:alias w:val="Yuri Lee Laffed"/>
                <w:tag w:val="var-1761006949685-wtxws98rv"/>
                <w:id w:val="1323153537"/>
                <w:lock w:val="contentLocked"/>
                <w:placeholder>
                  <w:docPart w:val="9A585FD6CCBF42AA827D1338C9237E1B"/>
                </w:placeholder>
                <w15:color w:val="0E6F7F"/>
              </w:sdtPr>
              <w:sdtContent>
                <w:r w:rsidRPr="006B26D8">
                  <w:rPr>
                    <w:rFonts w:ascii="Times New Roman" w:eastAsia="Times New Roman" w:hAnsi="Times New Roman" w:cs="Times New Roman"/>
                    <w:b/>
                    <w:highlight w:val="cyan"/>
                  </w:rPr>
                  <w:t>Yuri Lee Laffed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_______</w:t>
            </w:r>
          </w:p>
          <w:p w14:paraId="7F1FCCF2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02066C09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u w:val="single"/>
              </w:rPr>
              <w:t>Yuri Lee Laffed____________</w:t>
            </w:r>
            <w:r>
              <w:rPr>
                <w:rFonts w:ascii="Times New Roman" w:eastAsia="Times New Roman" w:hAnsi="Times New Roman" w:cs="Times New Roman"/>
              </w:rPr>
              <w:t>______________</w:t>
            </w:r>
          </w:p>
        </w:tc>
        <w:tc>
          <w:tcPr>
            <w:tcW w:w="5070" w:type="dxa"/>
            <w:vAlign w:val="center"/>
          </w:tcPr>
          <w:p w14:paraId="4B6B3C28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Signature:  </w:t>
            </w:r>
            <w:sdt>
              <w:sdtPr>
                <w:rPr>
                  <w:rFonts w:ascii="Times New Roman" w:eastAsia="Times New Roman" w:hAnsi="Times New Roman" w:cs="Times New Roman"/>
                  <w:b/>
                  <w:highlight w:val="cyan"/>
                </w:rPr>
                <w:alias w:val="Chief Executive Officer"/>
                <w:tag w:val="var-seed-sig-001"/>
                <w:id w:val="131521939"/>
                <w:lock w:val="contentLocked"/>
                <w:placeholder>
                  <w:docPart w:val="9A585FD6CCBF42AA827D1338C9237E1B"/>
                </w:placeholder>
                <w15:color w:val="0E6F7F"/>
              </w:sdtPr>
              <w:sdtContent>
                <w:r w:rsidRPr="006B26D8">
                  <w:rPr>
                    <w:rFonts w:ascii="Times New Roman" w:eastAsia="Times New Roman" w:hAnsi="Times New Roman" w:cs="Times New Roman"/>
                    <w:b/>
                    <w:highlight w:val="cyan"/>
                  </w:rPr>
                  <w:t>Chief Executive Officer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_</w:t>
            </w:r>
          </w:p>
          <w:p w14:paraId="6BEFAEC9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65114735" w14:textId="77777777" w:rsidR="006B26D8" w:rsidRDefault="006B26D8">
            <w:pPr>
              <w:spacing w:after="0" w:line="240" w:lineRule="auto"/>
              <w:ind w:right="-2595"/>
            </w:pPr>
            <w:r>
              <w:rPr>
                <w:rFonts w:ascii="Times New Roman" w:eastAsia="Times New Roman" w:hAnsi="Times New Roman" w:cs="Times New Roman"/>
                <w:i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Kahn T. Rhhacked__________</w:t>
            </w:r>
            <w:r>
              <w:rPr>
                <w:rFonts w:ascii="Times New Roman" w:eastAsia="Times New Roman" w:hAnsi="Times New Roman" w:cs="Times New Roman"/>
              </w:rPr>
              <w:t>__________________</w:t>
            </w:r>
          </w:p>
        </w:tc>
      </w:tr>
      <w:tr w:rsidR="006B26D8" w14:paraId="60E77F3B" w14:textId="77777777">
        <w:trPr>
          <w:tblCellSpacing w:w="15" w:type="dxa"/>
        </w:trPr>
        <w:tc>
          <w:tcPr>
            <w:tcW w:w="5085" w:type="dxa"/>
            <w:vAlign w:val="center"/>
          </w:tcPr>
          <w:p w14:paraId="21733213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Builder of Dreams and Databases</w:t>
            </w:r>
          </w:p>
        </w:tc>
        <w:tc>
          <w:tcPr>
            <w:tcW w:w="5070" w:type="dxa"/>
            <w:vAlign w:val="center"/>
          </w:tcPr>
          <w:p w14:paraId="5B54D7CB" w14:textId="77777777" w:rsidR="006B26D8" w:rsidRDefault="006B26D8">
            <w:pPr>
              <w:spacing w:after="0" w:line="240" w:lineRule="auto"/>
              <w:ind w:right="-2595"/>
            </w:pPr>
            <w:r>
              <w:rPr>
                <w:rFonts w:ascii="Times New Roman" w:eastAsia="Times New Roman" w:hAnsi="Times New Roman" w:cs="Times New Roman"/>
                <w:i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Junior Obstreperous Advisor___</w:t>
            </w:r>
          </w:p>
        </w:tc>
      </w:tr>
    </w:tbl>
    <w:p w14:paraId="2C08D745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145"/>
      </w:tblGrid>
      <w:tr w:rsidR="006B26D8" w14:paraId="65D36C9B" w14:textId="77777777">
        <w:trPr>
          <w:tblCellSpacing w:w="15" w:type="dxa"/>
        </w:trPr>
        <w:tc>
          <w:tcPr>
            <w:tcW w:w="5085" w:type="dxa"/>
            <w:vAlign w:val="center"/>
          </w:tcPr>
          <w:p w14:paraId="6A374DED" w14:textId="385B32A6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Signature:</w:t>
            </w:r>
            <w:r>
              <w:rPr>
                <w:rFonts w:ascii="Times New Roman" w:eastAsia="Times New Roman" w:hAnsi="Times New Roman" w:cs="Times New Roman"/>
              </w:rPr>
              <w:t xml:space="preserve"> __</w:t>
            </w:r>
            <w:sdt>
              <w:sdtPr>
                <w:rPr>
                  <w:rFonts w:ascii="Times New Roman" w:eastAsia="Times New Roman" w:hAnsi="Times New Roman" w:cs="Times New Roman"/>
                  <w:b/>
                  <w:highlight w:val="cyan"/>
                </w:rPr>
                <w:alias w:val="Hugh R Someone"/>
                <w:tag w:val="var-1761006984343-jb4r6tsl6"/>
                <w:id w:val="444117478"/>
                <w:lock w:val="contentLocked"/>
                <w:placeholder>
                  <w:docPart w:val="DefaultPlaceholder_-1854013440"/>
                </w:placeholder>
                <w15:color w:val="0E6F7F"/>
              </w:sdtPr>
              <w:sdtContent>
                <w:r w:rsidRPr="006B26D8">
                  <w:rPr>
                    <w:rFonts w:ascii="Times New Roman" w:eastAsia="Times New Roman" w:hAnsi="Times New Roman" w:cs="Times New Roman"/>
                    <w:b/>
                    <w:highlight w:val="cyan"/>
                  </w:rPr>
                  <w:t>Hugh R Someone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_</w:t>
            </w:r>
          </w:p>
          <w:p w14:paraId="66B57176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59CE9914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u w:val="single"/>
              </w:rPr>
              <w:t>Hugh R. Ewe______________</w:t>
            </w:r>
            <w:r>
              <w:rPr>
                <w:rFonts w:ascii="Times New Roman" w:eastAsia="Times New Roman" w:hAnsi="Times New Roman" w:cs="Times New Roman"/>
              </w:rPr>
              <w:t>______________</w:t>
            </w:r>
          </w:p>
        </w:tc>
      </w:tr>
      <w:tr w:rsidR="006B26D8" w14:paraId="70C4A942" w14:textId="77777777">
        <w:trPr>
          <w:tblCellSpacing w:w="15" w:type="dxa"/>
        </w:trPr>
        <w:tc>
          <w:tcPr>
            <w:tcW w:w="5085" w:type="dxa"/>
            <w:vAlign w:val="center"/>
          </w:tcPr>
          <w:p w14:paraId="7AFA5610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Head of Identity Verification</w:t>
            </w:r>
          </w:p>
        </w:tc>
      </w:tr>
    </w:tbl>
    <w:p w14:paraId="439E3626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145"/>
      </w:tblGrid>
      <w:tr w:rsidR="006B26D8" w14:paraId="00762FBC" w14:textId="77777777">
        <w:trPr>
          <w:tblCellSpacing w:w="15" w:type="dxa"/>
        </w:trPr>
        <w:tc>
          <w:tcPr>
            <w:tcW w:w="5085" w:type="dxa"/>
            <w:vAlign w:val="center"/>
          </w:tcPr>
          <w:p w14:paraId="27901C4F" w14:textId="39734B04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Signature:</w:t>
            </w:r>
            <w:r>
              <w:rPr>
                <w:rFonts w:ascii="Times New Roman" w:eastAsia="Times New Roman" w:hAnsi="Times New Roman" w:cs="Times New Roman"/>
              </w:rPr>
              <w:t xml:space="preserve"> __</w:t>
            </w:r>
            <w:sdt>
              <w:sdtPr>
                <w:rPr>
                  <w:rFonts w:ascii="Times New Roman" w:eastAsia="Times New Roman" w:hAnsi="Times New Roman" w:cs="Times New Roman"/>
                  <w:b/>
                  <w:highlight w:val="cyan"/>
                </w:rPr>
                <w:alias w:val="Gettysburger King"/>
                <w:tag w:val="var-1761007010192-8ywqlu2j5"/>
                <w:id w:val="1582330920"/>
                <w:lock w:val="contentLocked"/>
                <w:placeholder>
                  <w:docPart w:val="DefaultPlaceholder_-1854013440"/>
                </w:placeholder>
                <w15:color w:val="0E6F7F"/>
              </w:sdtPr>
              <w:sdtContent>
                <w:r w:rsidRPr="006B26D8">
                  <w:rPr>
                    <w:rFonts w:ascii="Times New Roman" w:eastAsia="Times New Roman" w:hAnsi="Times New Roman" w:cs="Times New Roman"/>
                    <w:b/>
                    <w:highlight w:val="cyan"/>
                  </w:rPr>
                  <w:t>Gettysburger King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__</w:t>
            </w:r>
          </w:p>
          <w:p w14:paraId="5E9AC7A2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72E96FE2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u w:val="single"/>
              </w:rPr>
              <w:t>Gettysburger King__________</w:t>
            </w:r>
            <w:r>
              <w:rPr>
                <w:rFonts w:ascii="Times New Roman" w:eastAsia="Times New Roman" w:hAnsi="Times New Roman" w:cs="Times New Roman"/>
              </w:rPr>
              <w:t>______________</w:t>
            </w:r>
          </w:p>
        </w:tc>
      </w:tr>
      <w:tr w:rsidR="006B26D8" w14:paraId="3878E928" w14:textId="77777777">
        <w:trPr>
          <w:tblCellSpacing w:w="15" w:type="dxa"/>
        </w:trPr>
        <w:tc>
          <w:tcPr>
            <w:tcW w:w="5085" w:type="dxa"/>
            <w:vAlign w:val="center"/>
          </w:tcPr>
          <w:p w14:paraId="5111F1DF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Secretary of Whoppers United___</w:t>
            </w:r>
          </w:p>
        </w:tc>
      </w:tr>
    </w:tbl>
    <w:p w14:paraId="410E9B0D" w14:textId="77777777" w:rsidR="0073406C" w:rsidRDefault="0073406C"/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21T00:30:00Z" w:initials="MS">
    <w:p w14:paraId="11956D1D" w14:textId="77777777" w:rsidR="006B26D8" w:rsidRDefault="006B26D8">
      <w:r>
        <w:rPr>
          <w:rStyle w:val="CommentReference"/>
        </w:rPr>
        <w:annotationRef/>
      </w:r>
      <w:r>
        <w:t>I hate those!</w:t>
      </w:r>
    </w:p>
  </w:comment>
  <w:comment w:id="8" w:author="Hugh R Ewe" w:date="2025-10-21T00:30:00Z" w:initials="HRE">
    <w:p w14:paraId="2C87B340" w14:textId="77777777" w:rsidR="006B26D8" w:rsidRDefault="006B26D8">
      <w:r>
        <w:rPr>
          <w:rStyle w:val="CommentReference"/>
        </w:rPr>
        <w:annotationRef/>
      </w:r>
      <w:r>
        <w:t>I'd really like to do this as soon as possible!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956D1D" w15:done="0"/>
  <w15:commentEx w15:paraId="2C87B3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89FAB5" w16cex:dateUtc="2025-10-21T00:31:00Z"/>
  <w16cex:commentExtensible w16cex:durableId="75A84875" w16cex:dateUtc="2025-10-21T00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956D1D" w16cid:durableId="4589FAB5"/>
  <w16cid:commentId w16cid:paraId="2C87B340" w16cid:durableId="75A8487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1"/>
    <w:rsid w:val="00123C8C"/>
    <w:rsid w:val="001858D0"/>
    <w:rsid w:val="001B15E2"/>
    <w:rsid w:val="00403187"/>
    <w:rsid w:val="004805D1"/>
    <w:rsid w:val="004A6014"/>
    <w:rsid w:val="00546BF3"/>
    <w:rsid w:val="006B26D8"/>
    <w:rsid w:val="0073406C"/>
    <w:rsid w:val="007655EA"/>
    <w:rsid w:val="00973CEF"/>
    <w:rsid w:val="009956DA"/>
    <w:rsid w:val="00AB4726"/>
    <w:rsid w:val="00B2483D"/>
    <w:rsid w:val="00B34515"/>
    <w:rsid w:val="00BC3698"/>
    <w:rsid w:val="00D10D67"/>
    <w:rsid w:val="00D9097E"/>
    <w:rsid w:val="00E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27B3"/>
  <w15:chartTrackingRefBased/>
  <w15:docId w15:val="{BE847D2D-288D-4420-BB07-B52437DF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483D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483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2483D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B248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2483D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2483D"/>
    <w:rPr>
      <w:kern w:val="2"/>
      <w:sz w:val="20"/>
      <w:szCs w:val="20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6B26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D02A7-5885-4603-BB15-F4D7EA549CF6}"/>
      </w:docPartPr>
      <w:docPartBody>
        <w:p w:rsidR="00BB4125" w:rsidRDefault="00BB4125">
          <w:r w:rsidRPr="00CA21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585FD6CCBF42AA827D1338C9237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67AAB-8652-4990-B16D-6A67CBD5A942}"/>
      </w:docPartPr>
      <w:docPartBody>
        <w:p w:rsidR="00BB4125" w:rsidRDefault="00BB4125" w:rsidP="00BB4125">
          <w:pPr>
            <w:pStyle w:val="9A585FD6CCBF42AA827D1338C9237E1B"/>
          </w:pPr>
          <w:r w:rsidRPr="00CA218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25"/>
    <w:rsid w:val="00403187"/>
    <w:rsid w:val="00BB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4125"/>
    <w:rPr>
      <w:color w:val="666666"/>
    </w:rPr>
  </w:style>
  <w:style w:type="paragraph" w:customStyle="1" w:styleId="9A585FD6CCBF42AA827D1338C9237E1B">
    <w:name w:val="9A585FD6CCBF42AA827D1338C9237E1B"/>
    <w:rsid w:val="00BB41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" visibility="1" width="579" row="6">
    <wetp:webextensionref xmlns:r="http://schemas.openxmlformats.org/officeDocument/2006/relationships" r:id="rId1"/>
  </wetp:taskpane>
  <wetp:taskpane dockstate="right" visibility="0" width="507" row="4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a514d73-03c9-4a9f-a5f3-c246ac785751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CB57028-0B3C-47F4-8025-991ED28DDEF1}">
  <we:reference id="wa200008723" version="22.4.0.1" store="en-US" storeType="OMEX"/>
  <we:alternateReferences>
    <we:reference id="WA200008723" version="22.4.0.1" store="WA20000872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3</Pages>
  <Words>599</Words>
  <Characters>3697</Characters>
  <Application>Microsoft Office Word</Application>
  <DocSecurity>0</DocSecurity>
  <Lines>246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2017-06-06T20:41:00Z</dcterms:created>
  <dcterms:modified xsi:type="dcterms:W3CDTF">2017-06-06T20:41:00Z</dcterms:modified>
</cp:coreProperties>
</file>