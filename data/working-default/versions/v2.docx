
<file path=[Content_Types].xml><?xml version="1.0" encoding="utf-8"?>
<Types xmlns="http://schemas.openxmlformats.org/package/2006/content-types"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Default="00462CE6">
      <w:pPr>
        <w:spacing w:after="165" w:lineRule="auto"/>
        <w:jc w:val="center"/>
      </w:pPr>
      <w:r>
        <w:rPr>
          <w:b/>
          <w:rFonts w:ascii="Times New Roman" w:eastAsia="Times New Roman" w:hAnsi="Times New Roman" w:cs="Times New Roman"/>
          <w:sz w:val="44"/>
        </w:rPr>
        <w:t>REDLINED &amp; SIGNED</w:t>
      </w:r>
      <w:br/>
      <w:r>
        <w:rPr>
          <w:i/>
          <w:rFonts w:ascii="Times New Roman" w:eastAsia="Times New Roman" w:hAnsi="Times New Roman" w:cs="Times New Roman"/>
          <w:sz w:val="26"/>
        </w:rPr>
        <w:t>The Contracts System Governments Deserve</w:t>
      </w:r>
    </w:p>
    <w:p w:rsidRDefault="00462CE6">
      <w:pPr>
        <w:spacing w:after="0" w:line="240" w:lineRule="auto"/>
        <w:ind w:left="180" w:right="0" w:firstLine="0" w:hanging="0"/>
      </w:pPr>
      <w:r>
        <w:rPr>
          <w:b/>
          <w:rFonts w:ascii="Times New Roman" w:eastAsia="Times New Roman" w:hAnsi="Times New Roman" w:cs="Times New Roman"/>
          <w:sz w:val="28"/>
        </w:rPr>
        <w:t>PARTIES</w:t>
      </w:r>
    </w:p>
    <w:p w:rsidRDefault="00462CE6">
      <w:pPr>
        <w:pStyle w:val="NoSpacing"/>
        <w:spacing w:after="0" w:lineRule="auto"/>
      </w:pPr>
      <w:r>
        <w:rPr>
          <w:rFonts w:ascii="Times New Roman" w:eastAsia="Times New Roman" w:hAnsi="Times New Roman" w:cs="Times New Roman"/>
          <w:sz w:val="22"/>
        </w:rPr>
        <w:t xml:space="preserve">This Memorandum of Understanding (“MOU”) is entered into by and between </w:t>
      </w:r>
      <w:r>
        <w:rPr>
          <w:b/>
          <w:rFonts w:ascii="Times New Roman" w:eastAsia="Times New Roman" w:hAnsi="Times New Roman" w:cs="Times New Roman"/>
          <w:sz w:val="22"/>
        </w:rPr>
        <w:t>OpenGov, Inc. (“OG”)</w:t>
      </w:r>
      <w:r>
        <w:rPr>
          <w:rFonts w:ascii="Times New Roman" w:eastAsia="Times New Roman" w:hAnsi="Times New Roman" w:cs="Times New Roman"/>
          <w:sz w:val="22"/>
        </w:rPr>
        <w:t xml:space="preserve">, a builder of cloud-based brilliance for governments everywhere, and </w:t>
      </w:r>
      <w:r>
        <w:rPr>
          <w:b/>
          <w:rFonts w:ascii="Times New Roman" w:eastAsia="Times New Roman" w:hAnsi="Times New Roman" w:cs="Times New Roman"/>
          <w:sz w:val="22"/>
        </w:rPr>
        <w:t xml:space="preserve">The Center for Oversight of Negotiation, Terms, Redlines, and Clauses (C.O.N.T.R.A.C.T.), </w:t>
      </w:r>
      <w:r>
        <w:rPr>
          <w:rFonts w:ascii="Times New Roman" w:eastAsia="Times New Roman" w:hAnsi="Times New Roman" w:cs="Times New Roman"/>
          <w:sz w:val="22"/>
        </w:rPr>
        <w:t>representing all those who have survived procurement cycles, multi-department reviews, and document version confusion. Collectively, OG and Agency are referred to as the “Parties.”</w:t>
      </w:r>
    </w:p>
    <w:p w:rsidRDefault="00462CE6">
      <w:pPr>
        <w:spacing w:after="0" w:line="240" w:lineRule="auto"/>
        <w:rPr>
          <w:rFonts w:ascii="Times New Roman" w:eastAsia="Times New Roman" w:hAnsi="Times New Roman" w:cs="Times New Roman"/>
          <w:sz w:val="22"/>
        </w:rPr>
      </w:pPr>
    </w:p>
    <w:p w:rsidRDefault="00462CE6">
      <w:pPr>
        <w:spacing w:after="0" w:line="240" w:lineRule="auto"/>
        <w:ind w:left="180" w:right="0" w:firstLine="0" w:hanging="0"/>
      </w:pPr>
      <w:r>
        <w:rPr>
          <w:b/>
          <w:rFonts w:ascii="Times New Roman" w:eastAsia="Times New Roman" w:hAnsi="Times New Roman" w:cs="Times New Roman"/>
          <w:sz w:val="28"/>
        </w:rPr>
        <w:t>WHEREAS</w:t>
      </w:r>
    </w:p>
    <w:p w:rsidRDefault="00462CE6">
      <w:pPr>
        <w:numPr>
          <w:numId w:val="1"/>
          <w:ilvl w:val="0"/>
        </w:numPr>
        <w:spacing w:after="0" w:line="240" w:lineRule="auto"/>
        <w:rPr>
          <w:rFonts w:ascii="Times New Roman" w:eastAsia="Times New Roman" w:hAnsi="Times New Roman" w:cs="Times New Roman"/>
          <w:sz w:val="22"/>
        </w:rPr>
      </w:pPr>
      <w:r>
        <w:rPr>
          <w:rFonts w:ascii="Times New Roman" w:eastAsia="Times New Roman" w:hAnsi="Times New Roman" w:cs="Times New Roman"/>
          <w:sz w:val="22"/>
        </w:rPr>
        <w:t xml:space="preserve">All government employees deserve </w:t>
      </w:r>
      <w:ins w:id="0" w:author="Moti Sorkin" w:authorEmail="undefined" w:date="2025-10-14T14:46:00Z">
        <w:r>
          <w:rPr>
            <w:rFonts w:ascii="Times New Roman" w:eastAsia="Times New Roman" w:hAnsi="Times New Roman" w:cs="Times New Roman"/>
            <w:sz w:val="22"/>
          </w:rPr>
          <w:t xml:space="preserve">the best possible </w:t>
        </w:r>
      </w:ins>
      <w:r>
        <w:rPr>
          <w:rFonts w:ascii="Times New Roman" w:eastAsia="Times New Roman" w:hAnsi="Times New Roman" w:cs="Times New Roman"/>
          <w:sz w:val="22"/>
        </w:rPr>
        <w:t>tools to do their jobs;</w:t>
      </w:r>
    </w:p>
    <w:p w:rsidRDefault="00462CE6">
      <w:pPr>
        <w:numPr>
          <w:numId w:val="1"/>
          <w:ilvl w:val="0"/>
        </w:numPr>
        <w:spacing w:after="0" w:line="240" w:lineRule="auto"/>
        <w:rPr>
          <w:rFonts w:ascii="Times New Roman" w:eastAsia="Times New Roman" w:hAnsi="Times New Roman" w:cs="Times New Roman"/>
          <w:sz w:val="22"/>
        </w:rPr>
      </w:pPr>
      <w:r>
        <w:rPr>
          <w:rFonts w:ascii="Times New Roman" w:eastAsia="Times New Roman" w:hAnsi="Times New Roman" w:cs="Times New Roman"/>
          <w:sz w:val="22"/>
        </w:rPr>
        <w:t>This MOU establishes a mutual commitment to design, build, and deploy the best contract system ever conceived, a system that will:</w:t>
      </w:r>
    </w:p>
    <w:p w:rsidRDefault="00462CE6">
      <w:pPr>
        <w:numPr>
          <w:numId w:val="1"/>
          <w:ilvl w:val="0"/>
        </w:numPr>
        <w:spacing w:after="0" w:line="240" w:lineRule="auto"/>
        <w:rPr>
          <w:rFonts w:ascii="Times New Roman" w:eastAsia="Times New Roman" w:hAnsi="Times New Roman" w:cs="Times New Roman"/>
          <w:sz w:val="22"/>
        </w:rPr>
      </w:pPr>
      <w:r>
        <w:rPr>
          <w:rFonts w:ascii="Times New Roman" w:eastAsia="Times New Roman" w:hAnsi="Times New Roman" w:cs="Times New Roman"/>
          <w:sz w:val="22"/>
        </w:rPr>
        <w:t xml:space="preserve">Eliminate </w:t>
      </w:r>
      <w:del w:id="1" w:author="Moti Sorkin" w:authorEmail="undefined" w:date="2025-10-14T14:47:00Z">
        <w:r>
          <w:rPr>
            <w:rFonts w:ascii="Times New Roman" w:eastAsia="Times New Roman" w:hAnsi="Times New Roman" w:cs="Times New Roman"/>
            <w:sz w:val="22"/>
          </w:rPr>
          <w:delText xml:space="preserve">attachment </w:delText>
        </w:r>
      </w:del>
      <w:ins w:id="2" w:author="Moti Sorkin" w:authorEmail="undefined" w:date="2025-10-14T14:47:00Z">
        <w:r>
          <w:rPr>
            <w:rFonts w:ascii="Times New Roman" w:eastAsia="Times New Roman" w:hAnsi="Times New Roman" w:cs="Times New Roman"/>
            <w:sz w:val="22"/>
          </w:rPr>
          <w:t xml:space="preserve">any </w:t>
        </w:r>
      </w:ins>
      <w:r>
        <w:rPr>
          <w:rFonts w:ascii="Times New Roman" w:eastAsia="Times New Roman" w:hAnsi="Times New Roman" w:cs="Times New Roman"/>
          <w:sz w:val="22"/>
        </w:rPr>
        <w:t>confusion and “Final_Final_</w:t>
      </w:r>
      <w:commentRangeStart w:id="0"/>
      <w:r>
        <w:rPr>
          <w:rFonts w:ascii="Times New Roman" w:eastAsia="Times New Roman" w:hAnsi="Times New Roman" w:cs="Times New Roman"/>
          <w:sz w:val="22"/>
        </w:rPr>
        <w:t>UseThisOne</w:t>
      </w:r>
      <w:commentRangeEnd w:id="0"/>
      <w:r>
        <w:commentReference w:id="0"/>
      </w:r>
      <w:r>
        <w:rPr>
          <w:rFonts w:ascii="Times New Roman" w:eastAsia="Times New Roman" w:hAnsi="Times New Roman" w:cs="Times New Roman"/>
          <w:sz w:val="22"/>
        </w:rPr>
        <w:t>.docx”;</w:t>
      </w:r>
    </w:p>
    <w:p w:rsidRDefault="00462CE6">
      <w:pPr>
        <w:numPr>
          <w:numId w:val="1"/>
          <w:ilvl w:val="0"/>
        </w:numPr>
        <w:spacing w:after="0" w:line="240" w:lineRule="auto"/>
        <w:rPr>
          <w:rFonts w:ascii="Times New Roman" w:eastAsia="Times New Roman" w:hAnsi="Times New Roman" w:cs="Times New Roman"/>
          <w:sz w:val="22"/>
        </w:rPr>
      </w:pPr>
      <w:r>
        <w:rPr>
          <w:rFonts w:ascii="Times New Roman" w:eastAsia="Times New Roman" w:hAnsi="Times New Roman" w:cs="Times New Roman"/>
          <w:sz w:val="22"/>
        </w:rPr>
        <w:t>Deliver modern redlining, AI-powered assistance, and seamless collaboration;</w:t>
      </w:r>
    </w:p>
    <w:p w:rsidRDefault="00462CE6">
      <w:pPr>
        <w:numPr>
          <w:numId w:val="1"/>
          <w:ilvl w:val="0"/>
        </w:numPr>
        <w:spacing w:after="0" w:line="240" w:lineRule="auto"/>
        <w:rPr>
          <w:rFonts w:ascii="Times New Roman" w:eastAsia="Times New Roman" w:hAnsi="Times New Roman" w:cs="Times New Roman"/>
          <w:sz w:val="22"/>
        </w:rPr>
      </w:pPr>
      <w:r>
        <w:rPr>
          <w:rFonts w:ascii="Times New Roman" w:eastAsia="Times New Roman" w:hAnsi="Times New Roman" w:cs="Times New Roman"/>
          <w:sz w:val="22"/>
        </w:rPr>
        <w:t>Allow procurement professionals to reclaim precious hours previously lost to formatting;</w:t>
      </w:r>
    </w:p>
    <w:p w:rsidRDefault="00462CE6">
      <w:pPr>
        <w:spacing w:after="0" w:line="240" w:lineRule="auto"/>
        <w:ind w:left="720" w:right="0" w:firstLine="0" w:hanging="0"/>
      </w:pPr>
      <w:br/>
      <w:r>
        <w:rPr>
          <w:rFonts w:ascii="Times New Roman" w:eastAsia="Times New Roman" w:hAnsi="Times New Roman" w:cs="Times New Roman"/>
          <w:sz w:val="22"/>
        </w:rPr>
        <w:t>NOW, THERETWO, THERETHREE, AND THEREFOUR, the parties agree to the following:</w:t>
      </w:r>
      <w:br/>
      <w:bookmarkStart w:id="4" w:name="_Hlk205802719"/>
      <w:bookmarkEnd w:id="4"/>
    </w:p>
    <w:p w:rsidRDefault="00462CE6">
      <w:pPr>
        <w:spacing w:after="0" w:line="240" w:lineRule="auto"/>
        <w:ind w:left="270" w:right="0" w:firstLine="0" w:hanging="0"/>
      </w:pPr>
      <w:r>
        <w:rPr>
          <w:b/>
          <w:rFonts w:ascii="Times New Roman" w:eastAsia="Times New Roman" w:hAnsi="Times New Roman" w:cs="Times New Roman"/>
          <w:sz w:val="28"/>
        </w:rPr>
        <w:t>TIMELINE</w:t>
      </w:r>
    </w:p>
    <w:p w:rsidRDefault="00462CE6">
      <w:pPr>
        <w:spacing w:after="0" w:line="240" w:lineRule="auto"/>
      </w:pPr>
      <w:r>
        <w:rPr>
          <w:rFonts w:ascii="Times New Roman" w:eastAsia="Times New Roman" w:hAnsi="Times New Roman" w:cs="Times New Roman"/>
          <w:sz w:val="22"/>
        </w:rPr>
        <w:t>This is our best estimate, and we will update it as we make progress.</w:t>
      </w:r>
    </w:p>
    <w:tbl>
      <w:tblGrid>
        <w:gridCol w:w="1260"/>
        <w:gridCol w:w="3420"/>
        <w:gridCol w:w="1980"/>
        <w:gridCol w:w="1260"/>
        <w:gridCol w:w="1260"/>
      </w:tblGrid>
      <w:tblPr>
        <w:tblStyle w:val="TableGrid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r>
        <w:trPr>
          <w:trHeight w:val="345"/>
        </w:trPr>
        <w:tc>
          <w:tcPr>
            <w:tcW w:w="1260" w:type="dxa"/>
            <w:gridSpan w:val="1"/>
            <w:tcMar>
              <w:top w:w="0"/>
              <w:right w:w="120"/>
              <w:bottom w:w="0"/>
              <w:left w:w="120"/>
            </w:tcMar>
            <w:vAlign w:val="top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b/>
                <w:rFonts w:ascii="Times New Roman" w:eastAsia="Times New Roman" w:hAnsi="Times New Roman" w:cs="Times New Roman"/>
                <w:sz w:val="22"/>
              </w:rPr>
              <w:t>Phase</w:t>
            </w:r>
          </w:p>
        </w:tc>
        <w:tc>
          <w:tcPr>
            <w:tcW w:w="3420" w:type="dxa"/>
            <w:gridSpan w:val="1"/>
            <w:tcMar>
              <w:top w:w="0"/>
              <w:right w:w="120"/>
              <w:bottom w:w="0"/>
              <w:left w:w="120"/>
            </w:tcMar>
            <w:vAlign w:val="top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b/>
                <w:rFonts w:ascii="Times New Roman" w:eastAsia="Times New Roman" w:hAnsi="Times New Roman" w:cs="Times New Roman"/>
                <w:sz w:val="22"/>
              </w:rPr>
              <w:t>Description</w:t>
            </w:r>
          </w:p>
        </w:tc>
        <w:tc>
          <w:tcPr>
            <w:tcW w:w="1980" w:type="dxa"/>
            <w:gridSpan w:val="1"/>
            <w:tcMar>
              <w:top w:w="0"/>
              <w:right w:w="120"/>
              <w:bottom w:w="0"/>
              <w:left w:w="120"/>
            </w:tcMar>
            <w:vAlign w:val="top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b/>
                <w:rFonts w:ascii="Times New Roman" w:eastAsia="Times New Roman" w:hAnsi="Times New Roman" w:cs="Times New Roman"/>
                <w:sz w:val="22"/>
              </w:rPr>
              <w:t>Access</w:t>
            </w:r>
          </w:p>
        </w:tc>
        <w:tc>
          <w:tcPr>
            <w:tcW w:w="1260" w:type="dxa"/>
            <w:gridSpan w:val="1"/>
            <w:tcMar>
              <w:top w:w="0"/>
              <w:right w:w="120"/>
              <w:bottom w:w="0"/>
              <w:left w:w="120"/>
            </w:tcMar>
            <w:vAlign w:val="top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b/>
                <w:rFonts w:ascii="Times New Roman" w:eastAsia="Times New Roman" w:hAnsi="Times New Roman" w:cs="Times New Roman"/>
                <w:sz w:val="22"/>
              </w:rPr>
              <w:t>Optional</w:t>
            </w:r>
          </w:p>
        </w:tc>
        <w:tc>
          <w:tcPr>
            <w:tcW w:w="1260" w:type="dxa"/>
            <w:gridSpan w:val="1"/>
            <w:tcMar>
              <w:top w:w="0"/>
              <w:right w:w="120"/>
              <w:bottom w:w="0"/>
              <w:left w:w="120"/>
            </w:tcMar>
            <w:vAlign w:val="top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b/>
                <w:rFonts w:ascii="Times New Roman" w:eastAsia="Times New Roman" w:hAnsi="Times New Roman" w:cs="Times New Roman"/>
                <w:sz w:val="22"/>
              </w:rPr>
              <w:t>Timing</w:t>
            </w:r>
          </w:p>
        </w:tc>
      </w:tr>
      <w:tr>
        <w:trPr>
          <w:trHeight w:val="345"/>
        </w:trPr>
        <w:tc>
          <w:tcPr>
            <w:tcW w:w="1260" w:type="dxa"/>
            <w:gridSpan w:val="1"/>
            <w:tcMar>
              <w:top w:w="0"/>
              <w:right w:w="120"/>
              <w:bottom w:w="0"/>
              <w:left w:w="120"/>
            </w:tcMar>
            <w:vAlign w:val="top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Prototype</w:t>
            </w:r>
          </w:p>
        </w:tc>
        <w:tc>
          <w:tcPr>
            <w:tcW w:w="3420" w:type="dxa"/>
            <w:gridSpan w:val="1"/>
            <w:tcMar>
              <w:top w:w="0"/>
              <w:right w:w="120"/>
              <w:bottom w:w="0"/>
              <w:left w:w="120"/>
            </w:tcMar>
            <w:vAlign w:val="top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Testable application for testing and gathering feedback</w:t>
            </w:r>
          </w:p>
        </w:tc>
        <w:tc>
          <w:tcPr>
            <w:tcW w:w="1980" w:type="dxa"/>
            <w:gridSpan w:val="1"/>
            <w:tcMar>
              <w:top w:w="0"/>
              <w:right w:w="120"/>
              <w:bottom w:w="0"/>
              <w:left w:w="120"/>
            </w:tcMar>
            <w:vAlign w:val="top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Internal</w:t>
            </w:r>
          </w:p>
        </w:tc>
        <w:tc>
          <w:tcPr>
            <w:tcW w:w="126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top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260" w:type="dxa"/>
            <w:gridSpan w:val="1"/>
            <w:tcMar>
              <w:top w:w="0"/>
              <w:right w:w="120"/>
              <w:bottom w:w="0"/>
              <w:left w:w="120"/>
            </w:tcMar>
            <w:vAlign w:val="top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October</w:t>
            </w:r>
          </w:p>
        </w:tc>
      </w:tr>
      <w:tr>
        <w:trPr>
          <w:trHeight w:val="345"/>
        </w:trPr>
        <w:tc>
          <w:tcPr>
            <w:tcW w:w="1260" w:type="dxa"/>
            <w:gridSpan w:val="1"/>
            <w:tcMar>
              <w:top w:w="0"/>
              <w:right w:w="120"/>
              <w:bottom w:w="0"/>
              <w:left w:w="120"/>
            </w:tcMar>
            <w:vAlign w:val="top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Private Preview</w:t>
            </w:r>
          </w:p>
        </w:tc>
        <w:tc>
          <w:tcPr>
            <w:tcW w:w="3420" w:type="dxa"/>
            <w:gridSpan w:val="1"/>
            <w:tcMar>
              <w:top w:w="0"/>
              <w:right w:w="120"/>
              <w:bottom w:w="0"/>
              <w:left w:w="120"/>
            </w:tcMar>
            <w:vAlign w:val="top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Bare-bones redline experience that works within OpenGov</w:t>
            </w:r>
          </w:p>
        </w:tc>
        <w:tc>
          <w:tcPr>
            <w:tcW w:w="1980" w:type="dxa"/>
            <w:gridSpan w:val="1"/>
            <w:tcMar>
              <w:top w:w="0"/>
              <w:right w:w="120"/>
              <w:bottom w:w="0"/>
              <w:left w:w="120"/>
            </w:tcMar>
            <w:vAlign w:val="top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Internal and ~10 customers by invitation</w:t>
            </w:r>
          </w:p>
        </w:tc>
        <w:tc>
          <w:tcPr>
            <w:tcW w:w="126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top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260" w:type="dxa"/>
            <w:gridSpan w:val="1"/>
            <w:tcMar>
              <w:top w:w="0"/>
              <w:right w:w="120"/>
              <w:bottom w:w="0"/>
              <w:left w:w="120"/>
            </w:tcMar>
            <w:vAlign w:val="top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February 2026</w:t>
            </w:r>
          </w:p>
        </w:tc>
      </w:tr>
      <w:tr>
        <w:trPr>
          <w:trHeight w:val="345"/>
        </w:trPr>
        <w:tc>
          <w:tcPr>
            <w:tcW w:w="1260" w:type="dxa"/>
            <w:gridSpan w:val="1"/>
            <w:tcMar>
              <w:top w:w="0"/>
              <w:right w:w="120"/>
              <w:bottom w:w="0"/>
              <w:left w:w="120"/>
            </w:tcMar>
            <w:vAlign w:val="top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Public Preview</w:t>
            </w:r>
          </w:p>
        </w:tc>
        <w:tc>
          <w:tcPr>
            <w:tcW w:w="3420" w:type="dxa"/>
            <w:gridSpan w:val="1"/>
            <w:tcMar>
              <w:top w:w="0"/>
              <w:right w:w="120"/>
              <w:bottom w:w="0"/>
              <w:left w:w="120"/>
            </w:tcMar>
            <w:vAlign w:val="top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Robust experience including basic AI integration and the vendor experience.</w:t>
            </w:r>
          </w:p>
        </w:tc>
        <w:tc>
          <w:tcPr>
            <w:tcW w:w="1980" w:type="dxa"/>
            <w:gridSpan w:val="1"/>
            <w:tcMar>
              <w:top w:w="0"/>
              <w:right w:w="120"/>
              <w:bottom w:w="0"/>
              <w:left w:w="120"/>
            </w:tcMar>
            <w:vAlign w:val="top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Internal and larger pool of customers can opt-in</w:t>
            </w:r>
          </w:p>
        </w:tc>
        <w:tc>
          <w:tcPr>
            <w:tcW w:w="126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top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260" w:type="dxa"/>
            <w:gridSpan w:val="1"/>
            <w:tcMar>
              <w:top w:w="0"/>
              <w:right w:w="120"/>
              <w:bottom w:w="0"/>
              <w:left w:w="120"/>
            </w:tcMar>
            <w:vAlign w:val="top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Mid-2026</w:t>
            </w:r>
          </w:p>
        </w:tc>
      </w:tr>
      <w:tr>
        <w:trPr>
          <w:trHeight w:val="345"/>
        </w:trPr>
        <w:tc>
          <w:tcPr>
            <w:tcW w:w="1260" w:type="dxa"/>
            <w:gridSpan w:val="1"/>
            <w:tcMar>
              <w:top w:w="0"/>
              <w:right w:w="120"/>
              <w:bottom w:w="0"/>
              <w:left w:w="120"/>
            </w:tcMar>
            <w:vAlign w:val="top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MVP</w:t>
            </w:r>
          </w:p>
        </w:tc>
        <w:tc>
          <w:tcPr>
            <w:tcW w:w="3420" w:type="dxa"/>
            <w:gridSpan w:val="1"/>
            <w:tcMar>
              <w:top w:w="0"/>
              <w:right w:w="120"/>
              <w:bottom w:w="0"/>
              <w:left w:w="120"/>
            </w:tcMar>
            <w:vAlign w:val="top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Full redlining experience, may lack some core functionality</w:t>
            </w:r>
          </w:p>
        </w:tc>
        <w:tc>
          <w:tcPr>
            <w:tcW w:w="1980" w:type="dxa"/>
            <w:gridSpan w:val="1"/>
            <w:tcMar>
              <w:top w:w="0"/>
              <w:right w:w="120"/>
              <w:bottom w:w="0"/>
              <w:left w:w="120"/>
            </w:tcMar>
            <w:vAlign w:val="top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All (“new features” opt-in button)</w:t>
            </w:r>
          </w:p>
        </w:tc>
        <w:tc>
          <w:tcPr>
            <w:tcW w:w="126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top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260" w:type="dxa"/>
            <w:gridSpan w:val="1"/>
            <w:tcMar>
              <w:top w:w="0"/>
              <w:right w:w="120"/>
              <w:bottom w:w="0"/>
              <w:left w:w="120"/>
            </w:tcMar>
            <w:vAlign w:val="top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Late 2026</w:t>
            </w:r>
          </w:p>
        </w:tc>
      </w:tr>
      <w:tr>
        <w:trPr>
          <w:trHeight w:val="345"/>
        </w:trPr>
        <w:tc>
          <w:tcPr>
            <w:tcW w:w="1260" w:type="dxa"/>
            <w:gridSpan w:val="1"/>
            <w:tcMar>
              <w:top w:w="0"/>
              <w:right w:w="120"/>
              <w:bottom w:w="0"/>
              <w:left w:w="120"/>
            </w:tcMar>
            <w:vAlign w:val="top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Transition</w:t>
            </w:r>
          </w:p>
        </w:tc>
        <w:tc>
          <w:tcPr>
            <w:tcW w:w="3420" w:type="dxa"/>
            <w:gridSpan w:val="1"/>
            <w:tcMar>
              <w:top w:w="0"/>
              <w:right w:w="120"/>
              <w:bottom w:w="0"/>
              <w:left w:w="120"/>
            </w:tcMar>
            <w:vAlign w:val="top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Fully replace the existing experience</w:t>
            </w:r>
          </w:p>
        </w:tc>
        <w:tc>
          <w:tcPr>
            <w:tcW w:w="1980" w:type="dxa"/>
            <w:gridSpan w:val="1"/>
            <w:tcMar>
              <w:top w:w="0"/>
              <w:right w:w="120"/>
              <w:bottom w:w="0"/>
              <w:left w:w="120"/>
            </w:tcMar>
            <w:vAlign w:val="top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All</w:t>
            </w:r>
          </w:p>
        </w:tc>
        <w:tc>
          <w:tcPr>
            <w:tcW w:w="1260" w:type="dxa"/>
            <w:gridSpan w:val="1"/>
            <w:shd w:fill="FE9E9C"/>
            <w:tcMar>
              <w:top w:w="0"/>
              <w:right w:w="120"/>
              <w:bottom w:w="0"/>
              <w:left w:w="120"/>
            </w:tcMar>
            <w:vAlign w:val="top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No</w:t>
            </w:r>
          </w:p>
        </w:tc>
        <w:tc>
          <w:tcPr>
            <w:tcW w:w="1260" w:type="dxa"/>
            <w:gridSpan w:val="1"/>
            <w:tcMar>
              <w:top w:w="0"/>
              <w:right w:w="120"/>
              <w:bottom w:w="0"/>
              <w:left w:w="120"/>
            </w:tcMar>
            <w:vAlign w:val="top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2027</w:t>
            </w:r>
          </w:p>
        </w:tc>
      </w:tr>
    </w:tbl>
    <w:p w:rsidRDefault="00462CE6">
      <w:pPr>
        <w:spacing w:after="165" w:lineRule="auto"/>
        <w:rPr>
          <w:rFonts w:ascii="Times New Roman" w:eastAsia="Times New Roman" w:hAnsi="Times New Roman" w:cs="Times New Roman"/>
        </w:rPr>
      </w:pPr>
    </w:p>
    <w:p w:rsidRDefault="00462CE6">
      <w:pPr>
        <w:spacing w:after="0" w:line="240" w:lineRule="auto"/>
        <w:ind w:left="450" w:right="0" w:firstLine="0" w:hanging="0"/>
      </w:pPr>
      <w:r>
        <w:rPr>
          <w:b/>
          <w:rFonts w:ascii="Times New Roman" w:eastAsia="Times New Roman" w:hAnsi="Times New Roman" w:cs="Times New Roman"/>
          <w:sz w:val="28"/>
        </w:rPr>
        <w:t>FEEDBACK</w:t>
      </w:r>
    </w:p>
    <w:p w:rsidRDefault="00462CE6">
      <w:pPr>
        <w:spacing w:after="0" w:line="240" w:lineRule="auto"/>
      </w:pPr>
      <w:r>
        <w:rPr>
          <w:rFonts w:ascii="Times New Roman" w:eastAsia="Times New Roman" w:hAnsi="Times New Roman" w:cs="Times New Roman"/>
          <w:sz w:val="22"/>
        </w:rPr>
        <w:t xml:space="preserve">Please share it </w:t>
      </w:r>
      <w:hyperlink r:id="rId9">
        <w:r>
          <w:rPr>
            <w:color w:val="0563C1"/>
            <w:rFonts w:ascii="Times New Roman" w:eastAsia="Times New Roman" w:hAnsi="Times New Roman" w:cs="Times New Roman"/>
            <w:sz w:val="22"/>
            <w:rStyle w:val="Hyperlink"/>
            <w:u w:val="single"/>
          </w:rPr>
          <w:t xml:space="preserve"> please</w:t>
        </w:r>
      </w:hyperlink>
      <w:r>
        <w:rPr>
          <w:rFonts w:ascii="Times New Roman" w:eastAsia="Times New Roman" w:hAnsi="Times New Roman" w:cs="Times New Roman"/>
          <w:sz w:val="22"/>
        </w:rPr>
        <w:t xml:space="preserve">! Or email us: </w:t>
      </w:r>
      <w:hyperlink r:id="rId10">
        <w:r>
          <w:rPr>
            <w:color w:val="467886"/>
            <w:rFonts w:ascii="Times New Roman" w:eastAsia="Times New Roman" w:hAnsi="Times New Roman" w:cs="Times New Roman"/>
            <w:sz w:val="22"/>
            <w:rStyle w:val="Hyperlink"/>
            <w:u w:val="single"/>
          </w:rPr>
          <w:t>msorkin@opengov.com</w:t>
        </w:r>
      </w:hyperlink>
      <w:r>
        <w:rPr>
          <w:rFonts w:ascii="Times New Roman" w:eastAsia="Times New Roman" w:hAnsi="Times New Roman" w:cs="Times New Roman"/>
          <w:sz w:val="22"/>
        </w:rPr>
        <w:t xml:space="preserve"> and </w:t>
      </w:r>
      <w:hyperlink r:id="rId11">
        <w:r>
          <w:rPr>
            <w:color w:val="467886"/>
            <w:rFonts w:ascii="Times New Roman" w:eastAsia="Times New Roman" w:hAnsi="Times New Roman" w:cs="Times New Roman"/>
            <w:sz w:val="22"/>
            <w:rStyle w:val="Hyperlink"/>
            <w:u w:val="single"/>
          </w:rPr>
          <w:t>jehlers@opengov.com</w:t>
        </w:r>
      </w:hyperlink>
      <w:r>
        <w:rPr>
          <w:rFonts w:ascii="Times New Roman" w:eastAsia="Times New Roman" w:hAnsi="Times New Roman" w:cs="Times New Roman"/>
          <w:sz w:val="22"/>
        </w:rPr>
        <w:t>.</w:t>
      </w:r>
      <w:r>
        <w:rPr>
          <w:rFonts w:ascii="Times New Roman" w:eastAsia="Times New Roman" w:hAnsi="Times New Roman" w:cs="Times New Roman"/>
          <w:sz w:val="22"/>
        </w:rPr>
        <w:tab/>
      </w:r>
    </w:p>
    <w:p w:rsidRDefault="00462CE6">
      <w:pPr>
        <w:spacing w:after="165" w:lineRule="auto"/>
      </w:pPr>
      <w:r>
        <w:br w:type="page"/>
      </w:r>
    </w:p>
    <w:p w:rsidRDefault="00462CE6">
      <w:pPr>
        <w:spacing w:after="0" w:line="240" w:lineRule="auto"/>
        <w:ind w:left="360" w:right="0" w:firstLine="0" w:hanging="0"/>
      </w:pPr>
      <w:r>
        <w:rPr>
          <w:b/>
          <w:rFonts w:ascii="Times New Roman" w:eastAsia="Times New Roman" w:hAnsi="Times New Roman" w:cs="Times New Roman"/>
          <w:sz w:val="28"/>
        </w:rPr>
        <w:t>RELEASE PLAN</w:t>
      </w:r>
    </w:p>
    <w:p w:rsidRDefault="00462CE6">
      <w:pPr>
        <w:spacing w:after="0" w:line="240" w:lineRule="auto"/>
      </w:pPr>
      <w:r>
        <w:rPr>
          <w:rFonts w:ascii="Times New Roman" w:eastAsia="Times New Roman" w:hAnsi="Times New Roman" w:cs="Times New Roman"/>
          <w:sz w:val="22"/>
        </w:rPr>
        <w:t xml:space="preserve">Note this is a tentative plan, and we will modify it as we make progress in order to speed up and better align with </w:t>
      </w:r>
      <w:r>
        <w:rPr>
          <w:b/>
          <w:rFonts w:ascii="Times New Roman" w:eastAsia="Times New Roman" w:hAnsi="Times New Roman" w:cs="Times New Roman"/>
          <w:sz w:val="22"/>
        </w:rPr>
        <w:t xml:space="preserve">C.O.N.T.R.A.C.T.’s </w:t>
      </w:r>
      <w:r>
        <w:rPr>
          <w:rFonts w:ascii="Times New Roman" w:eastAsia="Times New Roman" w:hAnsi="Times New Roman" w:cs="Times New Roman"/>
          <w:sz w:val="22"/>
        </w:rPr>
        <w:t>expectations.</w:t>
      </w:r>
    </w:p>
    <w:p w:rsidRDefault="00462CE6">
      <w:pPr>
        <w:spacing w:after="0" w:line="240" w:lineRule="auto"/>
        <w:rPr>
          <w:rFonts w:ascii="Times New Roman" w:eastAsia="Times New Roman" w:hAnsi="Times New Roman" w:cs="Times New Roman"/>
          <w:sz w:val="22"/>
        </w:rPr>
      </w:pPr>
    </w:p>
    <w:p w:rsidRDefault="00462CE6">
      <w:pPr>
        <w:spacing w:after="0" w:line="240" w:lineRule="auto"/>
      </w:pPr>
      <w:r>
        <w:rPr>
          <w:rFonts w:ascii="Times New Roman" w:eastAsia="Times New Roman" w:hAnsi="Times New Roman" w:cs="Times New Roman"/>
          <w:sz w:val="22"/>
        </w:rPr>
        <w:t>In addition, please be clear that we will *not* execute a full transition away from the existing experience until we have migrated all key functionality, such as template automation, as well as porting over current templates.</w:t>
      </w:r>
    </w:p>
    <w:p w:rsidRDefault="00462CE6">
      <w:pPr>
        <w:spacing w:after="0" w:line="240" w:lineRule="auto"/>
        <w:rPr>
          <w:b/>
          <w:rFonts w:ascii="Times New Roman" w:eastAsia="Times New Roman" w:hAnsi="Times New Roman" w:cs="Times New Roman"/>
        </w:rPr>
      </w:pPr>
    </w:p>
    <w:tbl>
      <w:tblGrid>
        <w:gridCol w:w="4320"/>
        <w:gridCol w:w="1170"/>
        <w:gridCol w:w="1080"/>
        <w:gridCol w:w="1080"/>
        <w:gridCol w:w="1440"/>
      </w:tblGrid>
      <w:tblPr>
        <w:tblStyle w:val="TableGrid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r>
        <w:tc>
          <w:tcPr>
            <w:tcW w:w="4320" w:type="dxa"/>
            <w:gridSpan w:val="1"/>
            <w:tcMar>
              <w:top w:w="0"/>
              <w:right w:w="120"/>
              <w:bottom w:w="0"/>
              <w:left w:w="120"/>
            </w:tcMar>
            <w:vAlign w:val="top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b/>
                <w:rFonts w:ascii="Times New Roman" w:eastAsia="Times New Roman" w:hAnsi="Times New Roman" w:cs="Times New Roman"/>
                <w:sz w:val="22"/>
              </w:rPr>
              <w:t>Name</w:t>
            </w:r>
          </w:p>
        </w:tc>
        <w:tc>
          <w:tcPr>
            <w:tcW w:w="1170" w:type="dxa"/>
            <w:gridSpan w:val="1"/>
            <w:tcMar>
              <w:top w:w="0"/>
              <w:right w:w="120"/>
              <w:bottom w:w="0"/>
              <w:left w:w="120"/>
            </w:tcMar>
            <w:vAlign w:val="top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b/>
                <w:rFonts w:ascii="Times New Roman" w:eastAsia="Times New Roman" w:hAnsi="Times New Roman" w:cs="Times New Roman"/>
                <w:sz w:val="22"/>
              </w:rPr>
              <w:t>Private Preview</w:t>
            </w:r>
          </w:p>
        </w:tc>
        <w:tc>
          <w:tcPr>
            <w:tcW w:w="1080" w:type="dxa"/>
            <w:gridSpan w:val="1"/>
            <w:tcMar>
              <w:top w:w="0"/>
              <w:right w:w="120"/>
              <w:bottom w:w="0"/>
              <w:left w:w="120"/>
            </w:tcMar>
            <w:vAlign w:val="top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b/>
                <w:rFonts w:ascii="Times New Roman" w:eastAsia="Times New Roman" w:hAnsi="Times New Roman" w:cs="Times New Roman"/>
                <w:sz w:val="22"/>
              </w:rPr>
              <w:t>Public Preview</w:t>
            </w:r>
          </w:p>
        </w:tc>
        <w:tc>
          <w:tcPr>
            <w:tcW w:w="1080" w:type="dxa"/>
            <w:gridSpan w:val="1"/>
            <w:tcMar>
              <w:top w:w="0"/>
              <w:right w:w="120"/>
              <w:bottom w:w="0"/>
              <w:left w:w="120"/>
            </w:tcMar>
            <w:vAlign w:val="top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b/>
                <w:rFonts w:ascii="Times New Roman" w:eastAsia="Times New Roman" w:hAnsi="Times New Roman" w:cs="Times New Roman"/>
                <w:sz w:val="22"/>
              </w:rPr>
              <w:t>MVP</w:t>
            </w:r>
          </w:p>
        </w:tc>
        <w:tc>
          <w:tcPr>
            <w:tcW w:w="1440" w:type="dxa"/>
            <w:gridSpan w:val="1"/>
            <w:tcMar>
              <w:top w:w="0"/>
              <w:right w:w="120"/>
              <w:bottom w:w="0"/>
              <w:left w:w="120"/>
            </w:tcMar>
            <w:vAlign w:val="top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b/>
                <w:rFonts w:ascii="Times New Roman" w:eastAsia="Times New Roman" w:hAnsi="Times New Roman" w:cs="Times New Roman"/>
                <w:sz w:val="22"/>
              </w:rPr>
              <w:t>Transition</w:t>
            </w:r>
          </w:p>
        </w:tc>
      </w:tr>
      <w:tr>
        <w:trPr>
          <w:trHeight w:val="285"/>
        </w:trPr>
        <w:tc>
          <w:tcPr>
            <w:tcW w:w="4320" w:type="dxa"/>
            <w:gridSpan w:val="1"/>
            <w:tcMar>
              <w:top w:w="0"/>
              <w:right w:w="120"/>
              <w:bottom w:w="0"/>
              <w:left w:w="120"/>
            </w:tcMar>
            <w:vAlign w:val="bottom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bookmarkStart w:id="5" w:name="_Hlk206417645"/>
            <w:bookmarkEnd w:id="5"/>
            <w:r>
              <w:rPr>
                <w:rFonts w:ascii="Times New Roman" w:eastAsia="Times New Roman" w:hAnsi="Times New Roman" w:cs="Times New Roman"/>
                <w:sz w:val="22"/>
              </w:rPr>
              <w:t>Core infra</w:t>
            </w:r>
          </w:p>
        </w:tc>
        <w:tc>
          <w:tcPr>
            <w:tcW w:w="117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bottom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08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bottom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08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bottom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44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bottom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</w:tr>
      <w:tr>
        <w:trPr>
          <w:trHeight w:val="285"/>
        </w:trPr>
        <w:tc>
          <w:tcPr>
            <w:tcW w:w="4320" w:type="dxa"/>
            <w:gridSpan w:val="1"/>
            <w:tcMar>
              <w:top w:w="0"/>
              <w:right w:w="120"/>
              <w:bottom w:w="0"/>
              <w:left w:w="120"/>
            </w:tcMar>
            <w:vAlign w:val="bottom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File management</w:t>
            </w:r>
          </w:p>
        </w:tc>
        <w:tc>
          <w:tcPr>
            <w:tcW w:w="117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bottom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08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bottom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08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bottom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44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bottom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</w:tr>
      <w:tr>
        <w:trPr>
          <w:trHeight w:val="285"/>
        </w:trPr>
        <w:tc>
          <w:tcPr>
            <w:tcW w:w="4320" w:type="dxa"/>
            <w:gridSpan w:val="1"/>
            <w:tcMar>
              <w:top w:w="0"/>
              <w:right w:w="120"/>
              <w:bottom w:w="0"/>
              <w:left w:w="120"/>
            </w:tcMar>
            <w:vAlign w:val="bottom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User management</w:t>
            </w:r>
          </w:p>
        </w:tc>
        <w:tc>
          <w:tcPr>
            <w:tcW w:w="117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bottom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08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bottom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08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bottom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44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bottom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</w:tr>
      <w:tr>
        <w:trPr>
          <w:trHeight w:val="285"/>
        </w:trPr>
        <w:tc>
          <w:tcPr>
            <w:tcW w:w="4320" w:type="dxa"/>
            <w:gridSpan w:val="1"/>
            <w:tcMar>
              <w:top w:w="0"/>
              <w:right w:w="120"/>
              <w:bottom w:w="0"/>
              <w:left w:w="120"/>
            </w:tcMar>
            <w:vAlign w:val="bottom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Check-in / check-out</w:t>
            </w:r>
          </w:p>
        </w:tc>
        <w:tc>
          <w:tcPr>
            <w:tcW w:w="117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bottom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08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bottom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08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bottom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44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bottom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</w:tr>
      <w:tr>
        <w:trPr>
          <w:trHeight w:val="285"/>
        </w:trPr>
        <w:tc>
          <w:tcPr>
            <w:tcW w:w="9090" w:type="dxa"/>
            <w:gridSpan w:val="5"/>
            <w:shd w:fill="E8E8E8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  <w:rPr>
                <w:rFonts w:ascii="Times New Roman" w:eastAsia="Times New Roman" w:hAnsi="Times New Roman" w:cs="Times New Roman"/>
                <w:sz w:val="22"/>
              </w:rPr>
            </w:pPr>
          </w:p>
        </w:tc>
      </w:tr>
      <w:tr>
        <w:trPr>
          <w:trHeight w:val="285"/>
        </w:trPr>
        <w:tc>
          <w:tcPr>
            <w:tcW w:w="4320" w:type="dxa"/>
            <w:gridSpan w:val="1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Basic AI integration</w:t>
            </w:r>
          </w:p>
        </w:tc>
        <w:tc>
          <w:tcPr>
            <w:tcW w:w="1170" w:type="dxa"/>
            <w:gridSpan w:val="1"/>
            <w:shd w:fill="FE9E9C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08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08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44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</w:tr>
      <w:tr>
        <w:trPr>
          <w:trHeight w:val="285"/>
        </w:trPr>
        <w:tc>
          <w:tcPr>
            <w:tcW w:w="4320" w:type="dxa"/>
            <w:gridSpan w:val="1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Vendor experience</w:t>
            </w:r>
          </w:p>
        </w:tc>
        <w:tc>
          <w:tcPr>
            <w:tcW w:w="1170" w:type="dxa"/>
            <w:gridSpan w:val="1"/>
            <w:shd w:fill="FE9E9C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No</w:t>
            </w:r>
          </w:p>
        </w:tc>
        <w:tc>
          <w:tcPr>
            <w:tcW w:w="108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08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44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</w:tr>
      <w:tr>
        <w:trPr>
          <w:trHeight w:val="285"/>
        </w:trPr>
        <w:tc>
          <w:tcPr>
            <w:tcW w:w="4320" w:type="dxa"/>
            <w:gridSpan w:val="1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Signatures</w:t>
            </w:r>
          </w:p>
        </w:tc>
        <w:tc>
          <w:tcPr>
            <w:tcW w:w="1170" w:type="dxa"/>
            <w:gridSpan w:val="1"/>
            <w:shd w:fill="FE9E9C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No</w:t>
            </w:r>
          </w:p>
        </w:tc>
        <w:tc>
          <w:tcPr>
            <w:tcW w:w="108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08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44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</w:tr>
      <w:tr>
        <w:trPr>
          <w:trHeight w:val="285"/>
        </w:trPr>
        <w:tc>
          <w:tcPr>
            <w:tcW w:w="4320" w:type="dxa"/>
            <w:gridSpan w:val="1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Variables</w:t>
            </w:r>
          </w:p>
        </w:tc>
        <w:tc>
          <w:tcPr>
            <w:tcW w:w="1170" w:type="dxa"/>
            <w:gridSpan w:val="1"/>
            <w:shd w:fill="FE9E9C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No</w:t>
            </w:r>
          </w:p>
        </w:tc>
        <w:tc>
          <w:tcPr>
            <w:tcW w:w="108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08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44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</w:tr>
      <w:tr>
        <w:trPr>
          <w:trHeight w:val="285"/>
        </w:trPr>
        <w:tc>
          <w:tcPr>
            <w:tcW w:w="4320" w:type="dxa"/>
            <w:gridSpan w:val="1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AI dashboard (track changes, comments, etc)</w:t>
            </w:r>
          </w:p>
        </w:tc>
        <w:tc>
          <w:tcPr>
            <w:tcW w:w="1170" w:type="dxa"/>
            <w:gridSpan w:val="1"/>
            <w:shd w:fill="FE9E9C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No</w:t>
            </w:r>
          </w:p>
        </w:tc>
        <w:tc>
          <w:tcPr>
            <w:tcW w:w="108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08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44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</w:tr>
      <w:tr>
        <w:trPr>
          <w:trHeight w:val="285"/>
        </w:trPr>
        <w:tc>
          <w:tcPr>
            <w:tcW w:w="4320" w:type="dxa"/>
            <w:gridSpan w:val="1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AI version comparison</w:t>
            </w:r>
          </w:p>
        </w:tc>
        <w:tc>
          <w:tcPr>
            <w:tcW w:w="1170" w:type="dxa"/>
            <w:gridSpan w:val="1"/>
            <w:shd w:fill="FE9E9C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No</w:t>
            </w:r>
          </w:p>
        </w:tc>
        <w:tc>
          <w:tcPr>
            <w:tcW w:w="108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08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44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</w:tr>
      <w:tr>
        <w:trPr>
          <w:trHeight w:val="285"/>
        </w:trPr>
        <w:tc>
          <w:tcPr>
            <w:tcW w:w="4320" w:type="dxa"/>
            <w:gridSpan w:val="1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AI negotiator</w:t>
            </w:r>
          </w:p>
        </w:tc>
        <w:tc>
          <w:tcPr>
            <w:tcW w:w="1170" w:type="dxa"/>
            <w:gridSpan w:val="1"/>
            <w:shd w:fill="FE9E9C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No</w:t>
            </w:r>
          </w:p>
        </w:tc>
        <w:tc>
          <w:tcPr>
            <w:tcW w:w="108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08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44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</w:tr>
      <w:tr>
        <w:trPr>
          <w:trHeight w:val="285"/>
        </w:trPr>
        <w:tc>
          <w:tcPr>
            <w:tcW w:w="9090" w:type="dxa"/>
            <w:gridSpan w:val="5"/>
            <w:shd w:fill="E8E8E8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  <w:rPr>
                <w:rFonts w:ascii="Times New Roman" w:eastAsia="Times New Roman" w:hAnsi="Times New Roman" w:cs="Times New Roman"/>
                <w:sz w:val="22"/>
              </w:rPr>
            </w:pPr>
          </w:p>
        </w:tc>
      </w:tr>
      <w:tr>
        <w:trPr>
          <w:trHeight w:val="285"/>
        </w:trPr>
        <w:tc>
          <w:tcPr>
            <w:tcW w:w="4320" w:type="dxa"/>
            <w:gridSpan w:val="1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Section control (locking)</w:t>
            </w:r>
          </w:p>
        </w:tc>
        <w:tc>
          <w:tcPr>
            <w:tcW w:w="1170" w:type="dxa"/>
            <w:gridSpan w:val="1"/>
            <w:shd w:fill="FE9E9C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No</w:t>
            </w:r>
          </w:p>
        </w:tc>
        <w:tc>
          <w:tcPr>
            <w:tcW w:w="1080" w:type="dxa"/>
            <w:gridSpan w:val="1"/>
            <w:shd w:fill="FE9E9C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No</w:t>
            </w:r>
          </w:p>
        </w:tc>
        <w:tc>
          <w:tcPr>
            <w:tcW w:w="108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44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</w:tr>
      <w:tr>
        <w:trPr>
          <w:trHeight w:val="285"/>
        </w:trPr>
        <w:tc>
          <w:tcPr>
            <w:tcW w:w="4320" w:type="dxa"/>
            <w:gridSpan w:val="1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Section control (automation)</w:t>
            </w:r>
          </w:p>
        </w:tc>
        <w:tc>
          <w:tcPr>
            <w:tcW w:w="1170" w:type="dxa"/>
            <w:gridSpan w:val="1"/>
            <w:shd w:fill="FE9E9C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No</w:t>
            </w:r>
          </w:p>
        </w:tc>
        <w:tc>
          <w:tcPr>
            <w:tcW w:w="1080" w:type="dxa"/>
            <w:gridSpan w:val="1"/>
            <w:shd w:fill="FE9E9C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No</w:t>
            </w:r>
          </w:p>
        </w:tc>
        <w:tc>
          <w:tcPr>
            <w:tcW w:w="108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44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</w:tr>
      <w:tr>
        <w:trPr>
          <w:trHeight w:val="285"/>
        </w:trPr>
        <w:tc>
          <w:tcPr>
            <w:tcW w:w="4320" w:type="dxa"/>
            <w:gridSpan w:val="1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Template end-to-end experience</w:t>
            </w:r>
          </w:p>
        </w:tc>
        <w:tc>
          <w:tcPr>
            <w:tcW w:w="1170" w:type="dxa"/>
            <w:gridSpan w:val="1"/>
            <w:shd w:fill="FE9E9C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No</w:t>
            </w:r>
          </w:p>
        </w:tc>
        <w:tc>
          <w:tcPr>
            <w:tcW w:w="1080" w:type="dxa"/>
            <w:gridSpan w:val="1"/>
            <w:shd w:fill="FE9E9C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No</w:t>
            </w:r>
          </w:p>
        </w:tc>
        <w:tc>
          <w:tcPr>
            <w:tcW w:w="108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44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</w:tr>
      <w:tr>
        <w:trPr>
          <w:trHeight w:val="285"/>
        </w:trPr>
        <w:tc>
          <w:tcPr>
            <w:tcW w:w="4320" w:type="dxa"/>
            <w:gridSpan w:val="1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Compile a contract packet</w:t>
            </w:r>
          </w:p>
        </w:tc>
        <w:tc>
          <w:tcPr>
            <w:tcW w:w="1170" w:type="dxa"/>
            <w:gridSpan w:val="1"/>
            <w:shd w:fill="FE9E9C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No</w:t>
            </w:r>
          </w:p>
        </w:tc>
        <w:tc>
          <w:tcPr>
            <w:tcW w:w="1080" w:type="dxa"/>
            <w:gridSpan w:val="1"/>
            <w:shd w:fill="FE9E9C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No</w:t>
            </w:r>
          </w:p>
        </w:tc>
        <w:tc>
          <w:tcPr>
            <w:tcW w:w="108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44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</w:tr>
      <w:tr>
        <w:trPr>
          <w:trHeight w:val="285"/>
        </w:trPr>
        <w:tc>
          <w:tcPr>
            <w:tcW w:w="9090" w:type="dxa"/>
            <w:gridSpan w:val="5"/>
            <w:shd w:fill="E8E8E8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  <w:rPr>
                <w:rFonts w:ascii="Times New Roman" w:eastAsia="Times New Roman" w:hAnsi="Times New Roman" w:cs="Times New Roman"/>
                <w:sz w:val="22"/>
              </w:rPr>
            </w:pPr>
          </w:p>
        </w:tc>
      </w:tr>
      <w:tr>
        <w:trPr>
          <w:trHeight w:val="285"/>
        </w:trPr>
        <w:tc>
          <w:tcPr>
            <w:tcW w:w="4320" w:type="dxa"/>
            <w:gridSpan w:val="1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Concurrent editing (TBD)</w:t>
            </w:r>
          </w:p>
        </w:tc>
        <w:tc>
          <w:tcPr>
            <w:tcW w:w="1170" w:type="dxa"/>
            <w:gridSpan w:val="1"/>
            <w:shd w:fill="FE9E9C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No</w:t>
            </w:r>
          </w:p>
        </w:tc>
        <w:tc>
          <w:tcPr>
            <w:tcW w:w="1080" w:type="dxa"/>
            <w:gridSpan w:val="1"/>
            <w:shd w:fill="FE9E9C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No</w:t>
            </w:r>
          </w:p>
        </w:tc>
        <w:tc>
          <w:tcPr>
            <w:tcW w:w="1080" w:type="dxa"/>
            <w:gridSpan w:val="1"/>
            <w:shd w:fill="FE9E9C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No</w:t>
            </w:r>
          </w:p>
        </w:tc>
        <w:tc>
          <w:tcPr>
            <w:tcW w:w="144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</w:tr>
      <w:tr>
        <w:trPr>
          <w:trHeight w:val="285"/>
        </w:trPr>
        <w:tc>
          <w:tcPr>
            <w:tcW w:w="4320" w:type="dxa"/>
            <w:gridSpan w:val="1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Email automation (TBD)</w:t>
            </w:r>
          </w:p>
        </w:tc>
        <w:tc>
          <w:tcPr>
            <w:tcW w:w="1170" w:type="dxa"/>
            <w:gridSpan w:val="1"/>
            <w:shd w:fill="FE9E9C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No</w:t>
            </w:r>
          </w:p>
        </w:tc>
        <w:tc>
          <w:tcPr>
            <w:tcW w:w="1080" w:type="dxa"/>
            <w:gridSpan w:val="1"/>
            <w:shd w:fill="FE9E9C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No</w:t>
            </w:r>
          </w:p>
        </w:tc>
        <w:tc>
          <w:tcPr>
            <w:tcW w:w="1080" w:type="dxa"/>
            <w:gridSpan w:val="1"/>
            <w:shd w:fill="FE9E9C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No</w:t>
            </w:r>
          </w:p>
        </w:tc>
        <w:tc>
          <w:tcPr>
            <w:tcW w:w="144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462CE6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</w:tr>
    </w:tbl>
    <w:p w:rsidRDefault="00462CE6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Default="00462CE6">
      <w:pPr>
        <w:spacing w:after="0" w:line="240" w:lineRule="auto"/>
        <w:ind w:left="450" w:right="0" w:firstLine="0" w:hanging="0"/>
      </w:pPr>
      <w:r>
        <w:rPr>
          <w:b/>
          <w:rFonts w:ascii="Times New Roman" w:eastAsia="Times New Roman" w:hAnsi="Times New Roman" w:cs="Times New Roman"/>
          <w:sz w:val="28"/>
        </w:rPr>
        <w:t>ADDITIONAL NOTES</w:t>
      </w:r>
    </w:p>
    <w:p w:rsidRDefault="00462CE6">
      <w:pPr>
        <w:spacing w:after="0" w:line="240" w:lineRule="auto"/>
      </w:pPr>
      <w:r>
        <w:rPr>
          <w:rFonts w:ascii="Times New Roman" w:eastAsia="Times New Roman" w:hAnsi="Times New Roman" w:cs="Times New Roman"/>
          <w:sz w:val="22"/>
        </w:rPr>
        <w:t xml:space="preserve">Got any feedback? I’d love to </w:t>
      </w:r>
      <w:hyperlink r:id="rId12">
        <w:r>
          <w:rPr>
            <w:color w:val="0563C1"/>
            <w:rFonts w:ascii="Times New Roman" w:eastAsia="Times New Roman" w:hAnsi="Times New Roman" w:cs="Times New Roman"/>
            <w:sz w:val="22"/>
            <w:rStyle w:val="Hyperlink"/>
            <w:u w:val="single"/>
          </w:rPr>
          <w:t>here it, right hear please</w:t>
        </w:r>
      </w:hyperlink>
      <w:r>
        <w:rPr>
          <w:rFonts w:ascii="Times New Roman" w:eastAsia="Times New Roman" w:hAnsi="Times New Roman" w:cs="Times New Roman"/>
          <w:sz w:val="22"/>
        </w:rPr>
        <w:t>.</w:t>
      </w:r>
    </w:p>
    <w:p w:rsidRDefault="00462CE6">
      <w:pPr>
        <w:spacing w:after="165" w:lineRule="auto"/>
      </w:pPr>
      <w:r>
        <w:br w:type="page"/>
      </w:r>
    </w:p>
    <w:p w:rsidRDefault="00462CE6">
      <w:pPr>
        <w:spacing w:after="0" w:line="240" w:lineRule="auto"/>
        <w:ind w:left="450" w:right="0" w:firstLine="0" w:hanging="0"/>
        <w:jc w:val="center"/>
      </w:pPr>
      <w:r>
        <w:rPr>
          <w:b/>
          <w:rFonts w:ascii="Times New Roman" w:eastAsia="Times New Roman" w:hAnsi="Times New Roman" w:cs="Times New Roman"/>
          <w:sz w:val="28"/>
        </w:rPr>
        <w:t>SIGNATURE PAGE</w:t>
      </w:r>
    </w:p>
    <w:p w:rsidRDefault="00462CE6">
      <w:pPr>
        <w:spacing w:after="0" w:line="240" w:lineRule="auto"/>
        <w:rPr>
          <w:rFonts w:ascii="Times New Roman" w:eastAsia="Times New Roman" w:hAnsi="Times New Roman" w:cs="Times New Roman"/>
          <w:sz w:val="22"/>
        </w:rPr>
      </w:pPr>
    </w:p>
    <w:p w:rsidRDefault="00462CE6">
      <w:pPr>
        <w:spacing w:after="0" w:line="240" w:lineRule="auto"/>
      </w:pPr>
      <w:r>
        <w:rPr>
          <w:rFonts w:ascii="Times New Roman" w:eastAsia="Times New Roman" w:hAnsi="Times New Roman" w:cs="Times New Roman"/>
          <w:sz w:val="22"/>
        </w:rPr>
        <w:t>IN WITNESS WHEREOF, the Parties have executed this Memorandum of Understanding with hope, humor, and high expectations.</w:t>
      </w:r>
    </w:p>
    <w:p w:rsidRDefault="00462CE6">
      <w:pPr>
        <w:spacing w:after="0" w:line="240" w:lineRule="auto"/>
        <w:rPr>
          <w:rFonts w:ascii="Times New Roman" w:eastAsia="Times New Roman" w:hAnsi="Times New Roman" w:cs="Times New Roman"/>
          <w:sz w:val="22"/>
        </w:rPr>
      </w:pPr>
    </w:p>
    <w:p w:rsidRDefault="00462CE6">
      <w:pPr>
        <w:spacing w:after="0" w:line="240" w:lineRule="auto"/>
        <w:rPr>
          <w:rFonts w:ascii="Times New Roman" w:eastAsia="Times New Roman" w:hAnsi="Times New Roman" w:cs="Times New Roman"/>
          <w:sz w:val="22"/>
        </w:rPr>
      </w:pPr>
    </w:p>
    <w:tbl>
      <w:tblGrid>
        <w:gridCol w:w="5085"/>
        <w:gridCol w:w="5070"/>
      </w:tblGrid>
      <w:tblPr>
        <w:tblBorders/>
        <w:tblCellSpacing w:w="15" w:type="dxa"/>
      </w:tblPr>
      <w:tr>
        <w:tc>
          <w:tcPr>
            <w:tcW w:w="5085" w:type="dxa"/>
            <w:gridSpan w:val="1"/>
            <w:tcMar/>
            <w:vAlign w:val="center"/>
          </w:tcPr>
          <w:p w:rsidRDefault="00462CE6">
            <w:pPr>
              <w:spacing w:after="0" w:line="240" w:lineRule="auto"/>
            </w:pPr>
            <w:r>
              <w:rPr>
                <w:b/>
                <w:rFonts w:ascii="Times New Roman" w:eastAsia="Times New Roman" w:hAnsi="Times New Roman" w:cs="Times New Roman"/>
                <w:sz w:val="22"/>
              </w:rPr>
              <w:t>OpenGov, Inc.</w:t>
            </w:r>
          </w:p>
        </w:tc>
        <w:tc>
          <w:tcPr>
            <w:tcW w:w="5070" w:type="dxa"/>
            <w:gridSpan w:val="1"/>
            <w:tcMar/>
            <w:vAlign w:val="center"/>
          </w:tcPr>
          <w:p w:rsidRDefault="00462CE6">
            <w:pPr>
              <w:spacing w:after="0" w:line="240" w:lineRule="auto"/>
              <w:ind w:left="0" w:right="-2595" w:firstLine="0" w:hanging="0"/>
            </w:pPr>
            <w:r>
              <w:rPr>
                <w:b/>
                <w:rFonts w:ascii="Times New Roman" w:eastAsia="Times New Roman" w:hAnsi="Times New Roman" w:cs="Times New Roman"/>
                <w:sz w:val="22"/>
              </w:rPr>
              <w:t>C.O.N.T.R.A.C.T.</w:t>
            </w:r>
          </w:p>
        </w:tc>
      </w:tr>
      <w:tr>
        <w:tc>
          <w:tcPr>
            <w:tcW w:w="5085" w:type="dxa"/>
            <w:gridSpan w:val="1"/>
            <w:tcMar/>
            <w:vAlign w:val="center"/>
          </w:tcPr>
          <w:p w:rsidRDefault="00462CE6">
            <w:pPr>
              <w:spacing w:after="0" w:line="240" w:lineRule="auto"/>
            </w:pPr>
            <w:r>
              <w:rPr>
                <w:i/>
                <w:rFonts w:ascii="Times New Roman" w:eastAsia="Times New Roman" w:hAnsi="Times New Roman" w:cs="Times New Roman"/>
                <w:sz w:val="22"/>
              </w:rPr>
              <w:t>Signature:</w:t>
            </w:r>
            <w:r>
              <w:rPr>
                <w:rFonts w:ascii="Times New Roman" w:eastAsia="Times New Roman" w:hAnsi="Times New Roman" w:cs="Times New Roman"/>
                <w:sz w:val="22"/>
              </w:rPr>
              <w:t xml:space="preserve"> ______________________</w:t>
            </w:r>
          </w:p>
          <w:p w:rsidRDefault="00462CE6">
            <w:pPr>
              <w:spacing w:after="0" w:line="240" w:lineRule="auto"/>
            </w:pPr>
            <w:r>
              <w:rPr>
                <w:i/>
                <w:rFonts w:ascii="Times New Roman" w:eastAsia="Times New Roman" w:hAnsi="Times New Roman" w:cs="Times New Roman"/>
                <w:sz w:val="22"/>
              </w:rPr>
              <w:t>Date:</w:t>
            </w:r>
            <w:r>
              <w:rPr>
                <w:rFonts w:ascii="Times New Roman" w:eastAsia="Times New Roman" w:hAnsi="Times New Roman" w:cs="Times New Roman"/>
                <w:sz w:val="22"/>
              </w:rPr>
              <w:t xml:space="preserve"> __________________________</w:t>
            </w:r>
          </w:p>
          <w:p w:rsidRDefault="00462CE6">
            <w:pPr>
              <w:spacing w:after="0" w:line="240" w:lineRule="auto"/>
            </w:pPr>
            <w:r>
              <w:rPr>
                <w:i/>
                <w:rFonts w:ascii="Times New Roman" w:eastAsia="Times New Roman" w:hAnsi="Times New Roman" w:cs="Times New Roman"/>
                <w:sz w:val="22"/>
              </w:rPr>
              <w:t>Name:</w:t>
            </w:r>
            <w:r>
              <w:rPr>
                <w:rFonts w:ascii="Times New Roman" w:eastAsia="Times New Roman" w:hAnsi="Times New Roman" w:cs="Times New Roman"/>
                <w:sz w:val="22"/>
              </w:rPr>
              <w:t xml:space="preserve"> _</w:t>
            </w:r>
            <w:r>
              <w:rPr>
                <w:rFonts w:ascii="Times New Roman" w:eastAsia="Times New Roman" w:hAnsi="Times New Roman" w:cs="Times New Roman"/>
                <w:sz w:val="22"/>
                <w:u w:val="single"/>
              </w:rPr>
              <w:t>Yuri Lee Laffed____________</w:t>
            </w:r>
            <w:r>
              <w:rPr>
                <w:rFonts w:ascii="Times New Roman" w:eastAsia="Times New Roman" w:hAnsi="Times New Roman" w:cs="Times New Roman"/>
                <w:sz w:val="22"/>
              </w:rPr>
              <w:t>______________</w:t>
            </w:r>
          </w:p>
        </w:tc>
        <w:tc>
          <w:tcPr>
            <w:tcW w:w="5070" w:type="dxa"/>
            <w:gridSpan w:val="1"/>
            <w:tcMar/>
            <w:vAlign w:val="center"/>
          </w:tcPr>
          <w:p w:rsidRDefault="00462CE6">
            <w:pPr>
              <w:spacing w:after="0" w:line="240" w:lineRule="auto"/>
            </w:pPr>
            <w:r>
              <w:rPr>
                <w:i/>
                <w:rFonts w:ascii="Times New Roman" w:eastAsia="Times New Roman" w:hAnsi="Times New Roman" w:cs="Times New Roman"/>
                <w:sz w:val="22"/>
              </w:rPr>
              <w:t>Signature:</w:t>
            </w:r>
            <w:r>
              <w:rPr>
                <w:rFonts w:ascii="Times New Roman" w:eastAsia="Times New Roman" w:hAnsi="Times New Roman" w:cs="Times New Roman"/>
                <w:sz w:val="22"/>
              </w:rPr>
              <w:t xml:space="preserve"> ______________________</w:t>
            </w:r>
          </w:p>
          <w:p w:rsidRDefault="00462CE6">
            <w:pPr>
              <w:spacing w:after="0" w:line="240" w:lineRule="auto"/>
            </w:pPr>
            <w:r>
              <w:rPr>
                <w:i/>
                <w:rFonts w:ascii="Times New Roman" w:eastAsia="Times New Roman" w:hAnsi="Times New Roman" w:cs="Times New Roman"/>
                <w:sz w:val="22"/>
              </w:rPr>
              <w:t>Date:</w:t>
            </w:r>
            <w:r>
              <w:rPr>
                <w:rFonts w:ascii="Times New Roman" w:eastAsia="Times New Roman" w:hAnsi="Times New Roman" w:cs="Times New Roman"/>
                <w:sz w:val="22"/>
              </w:rPr>
              <w:t xml:space="preserve"> __________________________</w:t>
            </w:r>
          </w:p>
          <w:p w:rsidRDefault="00462CE6">
            <w:pPr>
              <w:spacing w:after="0" w:line="240" w:lineRule="auto"/>
              <w:ind w:left="0" w:right="-2595" w:firstLine="0" w:hanging="0"/>
            </w:pPr>
            <w:r>
              <w:rPr>
                <w:i/>
                <w:rFonts w:ascii="Times New Roman" w:eastAsia="Times New Roman" w:hAnsi="Times New Roman" w:cs="Times New Roman"/>
                <w:sz w:val="22"/>
              </w:rPr>
              <w:t>Name:</w:t>
            </w: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2"/>
                <w:u w:val="single"/>
              </w:rPr>
              <w:t>Kahn T. Rhhacked__________</w:t>
            </w:r>
            <w:r>
              <w:rPr>
                <w:rFonts w:ascii="Times New Roman" w:eastAsia="Times New Roman" w:hAnsi="Times New Roman" w:cs="Times New Roman"/>
                <w:sz w:val="22"/>
              </w:rPr>
              <w:t>__________________</w:t>
            </w:r>
          </w:p>
        </w:tc>
      </w:tr>
      <w:tr>
        <w:tc>
          <w:tcPr>
            <w:tcW w:w="5085" w:type="dxa"/>
            <w:gridSpan w:val="1"/>
            <w:tcMar/>
            <w:vAlign w:val="center"/>
          </w:tcPr>
          <w:p w:rsidRDefault="00462CE6">
            <w:pPr>
              <w:spacing w:after="0" w:line="240" w:lineRule="auto"/>
            </w:pPr>
            <w:r>
              <w:rPr>
                <w:i/>
                <w:rFonts w:ascii="Times New Roman" w:eastAsia="Times New Roman" w:hAnsi="Times New Roman" w:cs="Times New Roman"/>
                <w:sz w:val="22"/>
              </w:rPr>
              <w:t>Title:</w:t>
            </w: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2"/>
                <w:u w:val="single"/>
              </w:rPr>
              <w:t>Builder of Dreams and Databases</w:t>
            </w:r>
          </w:p>
        </w:tc>
        <w:tc>
          <w:tcPr>
            <w:tcW w:w="5070" w:type="dxa"/>
            <w:gridSpan w:val="1"/>
            <w:tcMar/>
            <w:vAlign w:val="center"/>
          </w:tcPr>
          <w:p w:rsidRDefault="00462CE6">
            <w:pPr>
              <w:spacing w:after="0" w:line="240" w:lineRule="auto"/>
              <w:ind w:left="0" w:right="-2595" w:firstLine="0" w:hanging="0"/>
            </w:pPr>
            <w:r>
              <w:rPr>
                <w:i/>
                <w:rFonts w:ascii="Times New Roman" w:eastAsia="Times New Roman" w:hAnsi="Times New Roman" w:cs="Times New Roman"/>
                <w:sz w:val="22"/>
              </w:rPr>
              <w:t>Title:</w:t>
            </w: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2"/>
                <w:u w:val="single"/>
              </w:rPr>
              <w:t>Junior Obstreperous Advisor___</w:t>
            </w:r>
          </w:p>
        </w:tc>
      </w:tr>
    </w:tbl>
    <w:p w:rsidRDefault="00462CE6">
      <w:pPr>
        <w:spacing w:after="0" w:line="240" w:lineRule="auto"/>
        <w:rPr>
          <w:rFonts w:ascii="Times New Roman" w:eastAsia="Times New Roman" w:hAnsi="Times New Roman" w:cs="Times New Roman"/>
          <w:sz w:val="22"/>
        </w:rPr>
      </w:pPr>
    </w:p>
    <w:tbl>
      <w:tblGrid>
        <w:gridCol w:w="5085"/>
      </w:tblGrid>
      <w:tblPr>
        <w:tblBorders/>
        <w:tblCellSpacing w:w="15" w:type="dxa"/>
      </w:tblPr>
      <w:tr>
        <w:tc>
          <w:tcPr>
            <w:tcW w:w="5085" w:type="dxa"/>
            <w:gridSpan w:val="1"/>
            <w:tcMar/>
            <w:vAlign w:val="center"/>
          </w:tcPr>
          <w:p w:rsidRDefault="00462CE6">
            <w:pPr>
              <w:spacing w:after="0" w:line="240" w:lineRule="auto"/>
            </w:pPr>
            <w:r>
              <w:rPr>
                <w:i/>
                <w:rFonts w:ascii="Times New Roman" w:eastAsia="Times New Roman" w:hAnsi="Times New Roman" w:cs="Times New Roman"/>
                <w:sz w:val="22"/>
              </w:rPr>
              <w:t>Signature:</w:t>
            </w:r>
            <w:r>
              <w:rPr>
                <w:rFonts w:ascii="Times New Roman" w:eastAsia="Times New Roman" w:hAnsi="Times New Roman" w:cs="Times New Roman"/>
                <w:sz w:val="22"/>
              </w:rPr>
              <w:t xml:space="preserve"> ______________________</w:t>
            </w:r>
          </w:p>
          <w:p w:rsidRDefault="00462CE6">
            <w:pPr>
              <w:spacing w:after="0" w:line="240" w:lineRule="auto"/>
            </w:pPr>
            <w:r>
              <w:rPr>
                <w:i/>
                <w:rFonts w:ascii="Times New Roman" w:eastAsia="Times New Roman" w:hAnsi="Times New Roman" w:cs="Times New Roman"/>
                <w:sz w:val="22"/>
              </w:rPr>
              <w:t>Date:</w:t>
            </w:r>
            <w:r>
              <w:rPr>
                <w:rFonts w:ascii="Times New Roman" w:eastAsia="Times New Roman" w:hAnsi="Times New Roman" w:cs="Times New Roman"/>
                <w:sz w:val="22"/>
              </w:rPr>
              <w:t xml:space="preserve"> __________________________</w:t>
            </w:r>
          </w:p>
          <w:p w:rsidRDefault="00462CE6">
            <w:pPr>
              <w:spacing w:after="0" w:line="240" w:lineRule="auto"/>
            </w:pPr>
            <w:r>
              <w:rPr>
                <w:i/>
                <w:rFonts w:ascii="Times New Roman" w:eastAsia="Times New Roman" w:hAnsi="Times New Roman" w:cs="Times New Roman"/>
                <w:sz w:val="22"/>
              </w:rPr>
              <w:t>Name:</w:t>
            </w:r>
            <w:r>
              <w:rPr>
                <w:rFonts w:ascii="Times New Roman" w:eastAsia="Times New Roman" w:hAnsi="Times New Roman" w:cs="Times New Roman"/>
                <w:sz w:val="22"/>
              </w:rPr>
              <w:t xml:space="preserve"> _</w:t>
            </w:r>
            <w:r>
              <w:rPr>
                <w:rFonts w:ascii="Times New Roman" w:eastAsia="Times New Roman" w:hAnsi="Times New Roman" w:cs="Times New Roman"/>
                <w:sz w:val="22"/>
                <w:u w:val="single"/>
              </w:rPr>
              <w:t>Hugh R. Ewe______________</w:t>
            </w:r>
            <w:r>
              <w:rPr>
                <w:rFonts w:ascii="Times New Roman" w:eastAsia="Times New Roman" w:hAnsi="Times New Roman" w:cs="Times New Roman"/>
                <w:sz w:val="22"/>
              </w:rPr>
              <w:t>______________</w:t>
            </w:r>
          </w:p>
        </w:tc>
      </w:tr>
      <w:tr>
        <w:tc>
          <w:tcPr>
            <w:tcW w:w="5085" w:type="dxa"/>
            <w:gridSpan w:val="1"/>
            <w:tcMar/>
            <w:vAlign w:val="center"/>
          </w:tcPr>
          <w:p w:rsidRDefault="00462CE6">
            <w:pPr>
              <w:spacing w:after="0" w:line="240" w:lineRule="auto"/>
            </w:pPr>
            <w:r>
              <w:rPr>
                <w:i/>
                <w:rFonts w:ascii="Times New Roman" w:eastAsia="Times New Roman" w:hAnsi="Times New Roman" w:cs="Times New Roman"/>
                <w:sz w:val="22"/>
              </w:rPr>
              <w:t>Title:</w:t>
            </w: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2"/>
                <w:u w:val="single"/>
              </w:rPr>
              <w:t>Head of Identity Verification</w:t>
            </w:r>
          </w:p>
        </w:tc>
      </w:tr>
    </w:tbl>
    <w:p w:rsidRDefault="00462CE6">
      <w:pPr>
        <w:spacing w:after="0" w:line="240" w:lineRule="auto"/>
        <w:rPr>
          <w:rFonts w:ascii="Times New Roman" w:eastAsia="Times New Roman" w:hAnsi="Times New Roman" w:cs="Times New Roman"/>
          <w:sz w:val="22"/>
        </w:rPr>
      </w:pPr>
    </w:p>
    <w:tbl>
      <w:tblGrid>
        <w:gridCol w:w="5085"/>
      </w:tblGrid>
      <w:tblPr>
        <w:tblBorders/>
        <w:tblCellSpacing w:w="15" w:type="dxa"/>
      </w:tblPr>
      <w:tr>
        <w:tc>
          <w:tcPr>
            <w:tcW w:w="5085" w:type="dxa"/>
            <w:gridSpan w:val="1"/>
            <w:tcMar/>
            <w:vAlign w:val="center"/>
          </w:tcPr>
          <w:p w:rsidRDefault="00462CE6">
            <w:pPr>
              <w:spacing w:after="0" w:line="240" w:lineRule="auto"/>
            </w:pPr>
            <w:r>
              <w:rPr>
                <w:i/>
                <w:rFonts w:ascii="Times New Roman" w:eastAsia="Times New Roman" w:hAnsi="Times New Roman" w:cs="Times New Roman"/>
                <w:sz w:val="22"/>
              </w:rPr>
              <w:t>Signature:</w:t>
            </w:r>
            <w:r>
              <w:rPr>
                <w:rFonts w:ascii="Times New Roman" w:eastAsia="Times New Roman" w:hAnsi="Times New Roman" w:cs="Times New Roman"/>
                <w:sz w:val="22"/>
              </w:rPr>
              <w:t xml:space="preserve"> ______________________</w:t>
            </w:r>
          </w:p>
          <w:p w:rsidRDefault="00462CE6">
            <w:pPr>
              <w:spacing w:after="0" w:line="240" w:lineRule="auto"/>
            </w:pPr>
            <w:r>
              <w:rPr>
                <w:i/>
                <w:rFonts w:ascii="Times New Roman" w:eastAsia="Times New Roman" w:hAnsi="Times New Roman" w:cs="Times New Roman"/>
                <w:sz w:val="22"/>
              </w:rPr>
              <w:t>Date:</w:t>
            </w:r>
            <w:r>
              <w:rPr>
                <w:rFonts w:ascii="Times New Roman" w:eastAsia="Times New Roman" w:hAnsi="Times New Roman" w:cs="Times New Roman"/>
                <w:sz w:val="22"/>
              </w:rPr>
              <w:t xml:space="preserve"> __________________________</w:t>
            </w:r>
          </w:p>
          <w:p w:rsidRDefault="00462CE6">
            <w:pPr>
              <w:spacing w:after="0" w:line="240" w:lineRule="auto"/>
            </w:pPr>
            <w:r>
              <w:rPr>
                <w:i/>
                <w:rFonts w:ascii="Times New Roman" w:eastAsia="Times New Roman" w:hAnsi="Times New Roman" w:cs="Times New Roman"/>
                <w:sz w:val="22"/>
              </w:rPr>
              <w:t>Name:</w:t>
            </w:r>
            <w:r>
              <w:rPr>
                <w:rFonts w:ascii="Times New Roman" w:eastAsia="Times New Roman" w:hAnsi="Times New Roman" w:cs="Times New Roman"/>
                <w:sz w:val="22"/>
              </w:rPr>
              <w:t xml:space="preserve"> _</w:t>
            </w:r>
            <w:r>
              <w:rPr>
                <w:rFonts w:ascii="Times New Roman" w:eastAsia="Times New Roman" w:hAnsi="Times New Roman" w:cs="Times New Roman"/>
                <w:sz w:val="22"/>
                <w:u w:val="single"/>
              </w:rPr>
              <w:t>Gettysburger King__________</w:t>
            </w:r>
            <w:r>
              <w:rPr>
                <w:rFonts w:ascii="Times New Roman" w:eastAsia="Times New Roman" w:hAnsi="Times New Roman" w:cs="Times New Roman"/>
                <w:sz w:val="22"/>
              </w:rPr>
              <w:t>______________</w:t>
            </w:r>
          </w:p>
        </w:tc>
      </w:tr>
      <w:tr>
        <w:tc>
          <w:tcPr>
            <w:tcW w:w="5085" w:type="dxa"/>
            <w:gridSpan w:val="1"/>
            <w:tcMar/>
            <w:vAlign w:val="center"/>
          </w:tcPr>
          <w:p w:rsidRDefault="00462CE6">
            <w:pPr>
              <w:spacing w:after="0" w:line="240" w:lineRule="auto"/>
            </w:pPr>
            <w:r>
              <w:rPr>
                <w:i/>
                <w:rFonts w:ascii="Times New Roman" w:eastAsia="Times New Roman" w:hAnsi="Times New Roman" w:cs="Times New Roman"/>
                <w:sz w:val="22"/>
              </w:rPr>
              <w:t>Title:</w:t>
            </w: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2"/>
                <w:u w:val="single"/>
              </w:rPr>
              <w:t>Secretary of Whoppers United___</w:t>
            </w:r>
          </w:p>
        </w:tc>
      </w:tr>
    </w:tbl>
    <w:p w:rsidRDefault="0080188D">
      <w:pPr>
        <w:spacing w:after="165" w:lineRule="auto"/>
      </w:pPr>
    </w:p>
    <w:sectPr w:rsidR="0080188D">
      <w:pgSz w:w="12240" w:h="15840"/>
      <w:pgMar w:top="1440" w:right="1440" w:bottom="1440" w:left="1440" w:header="720" w:footer="720" w:gutter="0"/>
      <w:cols w:space="720"/>
      <w:docGrid w:linePitch="360"/>
      <w:headerReference w:type="default" r:id="rIddf7ede0b"/>
      <w:footerReference w:type="default" r:id="rIdd78a363c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xmlns:custom="http://schemas.openxmlformats.org/wordprocessingml/2006/main" w:id="0" w:author="Moti Sorkin" w:date="2025-10-21T00:29:05Z" w:initials="MS" custom:internalId="4ef3475a-bb4d-4be1-973a-244fbed1b146" custom:trackedChange="false" custom:trackedChangeText="null" custom:trackedChangeType="null" custom:trackedDeletedText="null">
    <w:p w14:paraId="75D3AF10">
      <w:r>
        <w:rPr>
          <w:rStyle w:val="CommentReference"/>
        </w:rPr>
        <w:annotationRef/>
      </w:r>
      <w:pPr>
        <w:spacing w:before="0" w:after="0" w:lineRule="auto"/>
      </w:pPr>
      <w:r>
        <w:t>I hate those!</w:t>
      </w:r>
    </w:p>
  </w:comment>
  <w:comment xmlns:custom="http://schemas.openxmlformats.org/wordprocessingml/2006/main" w:id="1" w:author="Moti Sorkin" w:date="2025-10-14T14:46:00Z" w:initials="MS" custom:internalId="0" custom:trackedChange="true" custom:trackedChangeText="the best possible " custom:trackedChangeType="trackInsert" custom:trackedDeletedText="null">
    <w:p w14:paraId="710EAE66">
      <w:r>
        <w:rPr>
          <w:rStyle w:val="CommentReference"/>
        </w:rPr>
        <w:annotationRef/>
      </w:r>
      <w:pPr>
        <w:spacing w:before="0" w:after="0" w:lineRule="auto"/>
      </w:pPr>
    </w:p>
  </w:comment>
  <w:comment xmlns:custom="http://schemas.openxmlformats.org/wordprocessingml/2006/main" w:id="2" w:author="Moti Sorkin" w:date="2025-10-14T14:47:00Z" w:initials="MS" custom:internalId="1" custom:trackedChange="true" custom:trackedChangeText="null" custom:trackedChangeType="trackDelete" custom:trackedDeletedText="attachment ">
    <w:p w14:paraId="0079E709">
      <w:r>
        <w:rPr>
          <w:rStyle w:val="CommentReference"/>
        </w:rPr>
        <w:annotationRef/>
      </w:r>
      <w:pPr>
        <w:spacing w:before="0" w:after="0" w:lineRule="auto"/>
      </w:pPr>
    </w:p>
  </w:comment>
  <w:comment xmlns:custom="http://schemas.openxmlformats.org/wordprocessingml/2006/main" w:id="3" w:author="Moti Sorkin" w:date="2025-10-14T14:47:00Z" w:initials="MS" custom:internalId="2" custom:trackedChange="true" custom:trackedChangeText="any " custom:trackedChangeType="trackInsert" custom:trackedDeletedText="null">
    <w:p w14:paraId="5900B150">
      <w:r>
        <w:rPr>
          <w:rStyle w:val="CommentReference"/>
        </w:rPr>
        <w:annotationRef/>
      </w:r>
      <w:pPr>
        <w:spacing w:before="0" w:after="0" w:lineRule="auto"/>
      </w:pP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5D3AF10" w15:done="0"/>
  <w15:commentEx w15:paraId="710EAE66" w15:done="0"/>
  <w15:commentEx w15:paraId="0079E709" w15:done="0"/>
  <w15:commentEx w15:paraId="5900B15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A99D487" w16cex:dateUtc="2025-10-21T00:29:47Z"/>
  <w16cex:commentExtensible w16cex:durableId="58F49736" w16cex:dateUtc="2025-10-21T00:29:47Z"/>
  <w16cex:commentExtensible w16cex:durableId="64ACC94C" w16cex:dateUtc="2025-10-21T00:29:47Z"/>
  <w16cex:commentExtensible w16cex:durableId="3E277204" w16cex:dateUtc="2025-10-21T00:29:47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5D3AF10" w16cid:durableId="1A99D487"/>
  <w16cid:commentId w16cid:paraId="710EAE66" w16cid:durableId="58F49736"/>
  <w16cid:commentId w16cid:paraId="0079E709" w16cid:durableId="64ACC94C"/>
  <w16cid:commentId w16cid:paraId="5900B150" w16cid:durableId="3E277204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/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37E85"/>
    <w:multiLevelType w:val="multilevel"/>
    <w:tmpl w:val="7688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8947974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oti Sorkin">
    <w15:presenceInfo w15:providerId="AD" w15:userId="S::msorkin@opengov.com::f0620557-0f9b-4f06-b296-9fb5e4f7d26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1BB"/>
    <w:rsid w:val="00462CE6"/>
    <w:rsid w:val="0080188D"/>
    <w:rsid w:val="008261BB"/>
    <w:rsid w:val="008E54BF"/>
    <w:rsid w:val="00FD0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98DF29"/>
  <w15:chartTrackingRefBased/>
  <w15:docId w15:val="{ED27217D-7D79-47B0-9F64-5B133DF181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61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61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61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61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61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61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61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61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61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61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61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61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61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61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61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61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61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61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61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61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61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61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61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61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61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61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61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61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61B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261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8261BB"/>
    <w:rPr>
      <w:color w:val="467886" w:themeColor="hyperlink"/>
      <w:u w:val="single"/>
    </w:rPr>
  </w:style>
  <w:style w:type="paragraph" w:styleId="NoSpacing" paragraphProperties="[object Object]">
    <w:name w:val="No Spacing"/>
    <w:uiPriority w:val="1"/>
    <w:qFormat/>
    <w:rsid w:val="008261BB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462CE6"/>
    <w:rPr>
      <w:sz w:val="16"/>
      <w:szCs w:val="16"/>
    </w:rPr>
  </w:style>
  <w:style w:type="paragraph" w:styleId="CommentText" paragraphProperties="[object Object]">
    <w:name w:val="annotation text"/>
    <w:basedOn w:val="Normal"/>
    <w:link w:val="CommentTextChar"/>
    <w:uiPriority w:val="99"/>
    <w:unhideWhenUsed/>
    <w:rsid w:val="00462CE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62CE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62CE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62CE6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8" Type="http://schemas.microsoft.com/office/2018/08/relationships/commentsExtensible" Target="commentsExtensible.xml" /><Relationship Id="rId13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microsoft.com/office/2016/09/relationships/commentsIds" Target="commentsIds.xml" /><Relationship Id="rId12" Type="http://schemas.openxmlformats.org/officeDocument/2006/relationships/hyperlink" Target="https://opengovinc-my.sharepoint.com/personal/msorkin_opengov_com/Documents/Useful%20files/Prototype%20files/docs.google.com/forms/d/e/1FAIpQLScjqNNQkP1HZb3AniiBU6XUND8R7hgWE0YA-22Wx4isnDGwEw/viewform" TargetMode="Externa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microsoft.com/office/2011/relationships/commentsExtended" Target="commentsExtended.xml" /><Relationship Id="rId11" Type="http://schemas.openxmlformats.org/officeDocument/2006/relationships/hyperlink" Target="mailto:jehlers@opengov.com" TargetMode="External" /><Relationship Id="rId5" Type="http://schemas.openxmlformats.org/officeDocument/2006/relationships/comments" Target="comments.xml" /><Relationship Id="rId15" Type="http://schemas.openxmlformats.org/officeDocument/2006/relationships/theme" Target="theme/theme1.xml" /><Relationship Id="rId10" Type="http://schemas.openxmlformats.org/officeDocument/2006/relationships/hyperlink" Target="mailto:msorkin@opengov.com" TargetMode="External" /><Relationship Id="rId4" Type="http://schemas.openxmlformats.org/officeDocument/2006/relationships/webSettings" Target="webSettings.xml" /><Relationship Id="rId9" Type="http://schemas.openxmlformats.org/officeDocument/2006/relationships/hyperlink" Target="https://opengovinc-my.sharepoint.com/personal/msorkin_opengov_com/Documents/Useful%20files/Prototype%20files/docs.google.com/forms/d/e/1FAIpQLScjqNNQkP1HZb3AniiBU6XUND8R7hgWE0YA-22Wx4isnDGwEw/viewform" TargetMode="External" /><Relationship Id="rId14" Type="http://schemas.microsoft.com/office/2011/relationships/people" Target="people.xml" /><Relationship Id="rIddf7ede0b" Type="http://schemas.openxmlformats.org/officeDocument/2006/relationships/header" Target="header1.xml" /><Relationship Id="rIdd78a363c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70" row="3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68A5E5BD-AD53-4CFD-80C6-6993ADB15415}">
  <we:reference id="7a514d73-03c9-4a9f-a5f3-c246ac785751" version="1.0.1.0" store="developer" storeType="Registry"/>
  <we:alternateReferences/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3</Pages>
  <Words>637</Words>
  <Characters>3635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Moti Sorkin</dc:creator>
  <cp:keywords/>
  <dc:description/>
  <cp:lastModifiedBy>Moti Sorkin</cp:lastModifiedBy>
  <cp:revision>1</cp:revision>
  <dcterms:created xsi:type="dcterms:W3CDTF">2025-10-18T00:10:00Z</dcterms:created>
  <dcterms:modified xsi:type="dcterms:W3CDTF">2025-10-18T00:49:00Z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0.15.14</vt:lpwstr>
  </property>
</Properties>
</file>