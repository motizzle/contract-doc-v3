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22380" w14:textId="77777777" w:rsidR="003B134F" w:rsidRPr="00673D6C" w:rsidRDefault="003B134F" w:rsidP="00673D6C">
      <w:pPr>
        <w:spacing w:after="165"/>
        <w:jc w:val="center"/>
        <w:rPr>
          <w:rFonts w:ascii="Times New Roman" w:hAnsi="Times New Roman" w:cs="Times New Roman"/>
          <w:b/>
          <w:bCs/>
        </w:rPr>
      </w:pPr>
      <w:r w:rsidRPr="00673D6C">
        <w:rPr>
          <w:rFonts w:ascii="Times New Roman" w:eastAsia="Times New Roman" w:hAnsi="Times New Roman" w:cs="Times New Roman"/>
          <w:b/>
          <w:bCs/>
          <w:sz w:val="44"/>
        </w:rPr>
        <w:t>REDLINED &amp; SIGNED</w:t>
      </w:r>
      <w:r w:rsidRPr="00673D6C">
        <w:rPr>
          <w:rFonts w:ascii="Times New Roman" w:eastAsia="Times New Roman" w:hAnsi="Times New Roman" w:cs="Times New Roman"/>
          <w:b/>
          <w:bCs/>
          <w:sz w:val="44"/>
        </w:rPr>
        <w:br/>
      </w:r>
      <w:r w:rsidRPr="00673D6C">
        <w:rPr>
          <w:rFonts w:ascii="Times New Roman" w:eastAsia="Times New Roman" w:hAnsi="Times New Roman" w:cs="Times New Roman"/>
          <w:i/>
          <w:sz w:val="26"/>
        </w:rPr>
        <w:t>The Contracts System Governments Deserve</w:t>
      </w:r>
    </w:p>
    <w:p w14:paraId="7538D79D" w14:textId="77777777" w:rsidR="003B134F" w:rsidRPr="00673D6C" w:rsidRDefault="003B134F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PARTIES</w:t>
      </w:r>
    </w:p>
    <w:p w14:paraId="20B49461" w14:textId="77777777" w:rsidR="003B134F" w:rsidRPr="00DE68DA" w:rsidRDefault="003B134F" w:rsidP="00673D6C">
      <w:pPr>
        <w:pStyle w:val="NoSpacing"/>
        <w:rPr>
          <w:rFonts w:ascii="Times New Roman" w:hAnsi="Times New Roman" w:cs="Times New Roman"/>
          <w:b/>
          <w:bCs/>
          <w:sz w:val="22"/>
          <w:szCs w:val="22"/>
        </w:rPr>
      </w:pPr>
      <w:r w:rsidRPr="00673D6C">
        <w:rPr>
          <w:rFonts w:ascii="Times New Roman" w:hAnsi="Times New Roman" w:cs="Times New Roman"/>
          <w:sz w:val="22"/>
          <w:szCs w:val="22"/>
        </w:rPr>
        <w:t xml:space="preserve">This </w:t>
      </w:r>
      <w:r w:rsidRPr="00DE68DA">
        <w:rPr>
          <w:rFonts w:ascii="Times New Roman" w:hAnsi="Times New Roman" w:cs="Times New Roman"/>
          <w:sz w:val="22"/>
          <w:szCs w:val="22"/>
        </w:rPr>
        <w:t xml:space="preserve">Memorandum of Understanding (“MOU”) is entered into by and between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>OpenGov, Inc. (“OG”)</w:t>
      </w:r>
      <w:r w:rsidRPr="00DE68DA">
        <w:rPr>
          <w:rFonts w:ascii="Times New Roman" w:hAnsi="Times New Roman" w:cs="Times New Roman"/>
          <w:sz w:val="22"/>
          <w:szCs w:val="22"/>
        </w:rPr>
        <w:t xml:space="preserve">, a builder of cloud-based brilliance for governments everywhere, and </w:t>
      </w:r>
      <w:r w:rsidRPr="00DE68DA">
        <w:rPr>
          <w:rFonts w:ascii="Times New Roman" w:hAnsi="Times New Roman" w:cs="Times New Roman"/>
          <w:b/>
          <w:bCs/>
          <w:sz w:val="22"/>
          <w:szCs w:val="22"/>
        </w:rPr>
        <w:t xml:space="preserve">The Center for Oversight of Negotiation, Terms, Redlines, and Clauses (C.O.N.T.R.A.C.T.), </w:t>
      </w:r>
      <w:r w:rsidRPr="00DE68DA">
        <w:rPr>
          <w:rFonts w:ascii="Times New Roman" w:hAnsi="Times New Roman" w:cs="Times New Roman"/>
          <w:sz w:val="22"/>
          <w:szCs w:val="22"/>
        </w:rPr>
        <w:t>representing all those who have survived procurement cycles, multi-department reviews, and document version confusion. Collectively, OG and Agency are referred to as the “Parties.”</w:t>
      </w:r>
    </w:p>
    <w:p w14:paraId="4AAD07E8" w14:textId="77777777" w:rsidR="003B134F" w:rsidRPr="00DE68DA" w:rsidRDefault="003B134F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B1531BC" w14:textId="77777777" w:rsidR="003B134F" w:rsidRPr="00673D6C" w:rsidRDefault="003B134F">
      <w:pPr>
        <w:spacing w:after="0" w:line="240" w:lineRule="auto"/>
        <w:ind w:left="18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WHEREAS</w:t>
      </w:r>
    </w:p>
    <w:p w14:paraId="2721ED10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Government employees deserve </w:t>
      </w:r>
      <w:ins w:id="0" w:author="Moti Sorkin" w:date="2025-10-14T14:46:00Z" w16du:dateUtc="2025-10-14T21:46:00Z">
        <w:r>
          <w:rPr>
            <w:rFonts w:ascii="Times New Roman" w:eastAsia="Times New Roman" w:hAnsi="Times New Roman" w:cs="Times New Roman"/>
          </w:rPr>
          <w:t xml:space="preserve">the best possible </w:t>
        </w:r>
      </w:ins>
      <w:r w:rsidRPr="00673D6C">
        <w:rPr>
          <w:rFonts w:ascii="Times New Roman" w:eastAsia="Times New Roman" w:hAnsi="Times New Roman" w:cs="Times New Roman"/>
        </w:rPr>
        <w:t>tools to do their jobs;</w:t>
      </w:r>
    </w:p>
    <w:p w14:paraId="5B904AB7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This MOU establishes a mutual commitment to design, build, and deploy the best contract system ever conceived, a system that will:</w:t>
      </w:r>
    </w:p>
    <w:p w14:paraId="498F2865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 xml:space="preserve">Eliminate </w:t>
      </w:r>
      <w:del w:id="1" w:author="Moti Sorkin" w:date="2025-10-14T14:47:00Z" w16du:dateUtc="2025-10-14T21:47:00Z">
        <w:r w:rsidRPr="00673D6C" w:rsidDel="00E667C4">
          <w:rPr>
            <w:rFonts w:ascii="Times New Roman" w:eastAsia="Times New Roman" w:hAnsi="Times New Roman" w:cs="Times New Roman"/>
          </w:rPr>
          <w:delText xml:space="preserve">attachment </w:delText>
        </w:r>
      </w:del>
      <w:ins w:id="2" w:author="Moti Sorkin" w:date="2025-10-14T14:47:00Z" w16du:dateUtc="2025-10-14T21:47:00Z">
        <w:r>
          <w:rPr>
            <w:rFonts w:ascii="Times New Roman" w:eastAsia="Times New Roman" w:hAnsi="Times New Roman" w:cs="Times New Roman"/>
          </w:rPr>
          <w:t xml:space="preserve">any </w:t>
        </w:r>
      </w:ins>
      <w:r w:rsidRPr="00673D6C">
        <w:rPr>
          <w:rFonts w:ascii="Times New Roman" w:eastAsia="Times New Roman" w:hAnsi="Times New Roman" w:cs="Times New Roman"/>
        </w:rPr>
        <w:t>confusion and “Final_Final_</w:t>
      </w:r>
      <w:commentRangeStart w:id="3"/>
      <w:r w:rsidRPr="00673D6C">
        <w:rPr>
          <w:rFonts w:ascii="Times New Roman" w:eastAsia="Times New Roman" w:hAnsi="Times New Roman" w:cs="Times New Roman"/>
        </w:rPr>
        <w:t>UseThisOne</w:t>
      </w:r>
      <w:commentRangeEnd w:id="3"/>
      <w:r w:rsidRPr="00673D6C">
        <w:rPr>
          <w:rStyle w:val="CommentReference"/>
          <w:rFonts w:ascii="Times New Roman" w:eastAsia="Times New Roman" w:hAnsi="Times New Roman" w:cs="Times New Roman"/>
          <w:sz w:val="22"/>
          <w:szCs w:val="22"/>
        </w:rPr>
        <w:commentReference w:id="3"/>
      </w:r>
      <w:r w:rsidRPr="00673D6C">
        <w:rPr>
          <w:rFonts w:ascii="Times New Roman" w:eastAsia="Times New Roman" w:hAnsi="Times New Roman" w:cs="Times New Roman"/>
        </w:rPr>
        <w:t>.docx”;</w:t>
      </w:r>
    </w:p>
    <w:p w14:paraId="140D8356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Deliver modern redlining, AI-powered assistance, and seamless collaboration;</w:t>
      </w:r>
    </w:p>
    <w:p w14:paraId="65742925" w14:textId="77777777" w:rsidR="003B134F" w:rsidRPr="00673D6C" w:rsidRDefault="003B134F" w:rsidP="00673D6C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</w:rPr>
        <w:t>Allow procurement professionals to reclaim precious hours previously lost to formatting;</w:t>
      </w:r>
    </w:p>
    <w:p w14:paraId="345B6568" w14:textId="77777777" w:rsidR="003B134F" w:rsidRPr="00673D6C" w:rsidRDefault="003B134F" w:rsidP="00673D6C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hAnsi="Times New Roman" w:cs="Times New Roman"/>
        </w:rPr>
        <w:br/>
      </w:r>
      <w:r w:rsidRPr="00673D6C">
        <w:rPr>
          <w:rFonts w:ascii="Times New Roman" w:eastAsia="Times New Roman" w:hAnsi="Times New Roman" w:cs="Times New Roman"/>
        </w:rPr>
        <w:t>NOW, THERETWO, THERETHREE, AND THEREFOUR, the parties agree to the following:</w:t>
      </w:r>
      <w:r w:rsidRPr="00673D6C">
        <w:rPr>
          <w:rFonts w:ascii="Times New Roman" w:hAnsi="Times New Roman" w:cs="Times New Roman"/>
        </w:rPr>
        <w:br/>
      </w:r>
      <w:bookmarkStart w:id="4" w:name="_Hlk205802719"/>
      <w:bookmarkEnd w:id="4"/>
    </w:p>
    <w:p w14:paraId="314E0F03" w14:textId="77777777" w:rsidR="003B134F" w:rsidRPr="00673D6C" w:rsidRDefault="003B134F">
      <w:pPr>
        <w:spacing w:after="0" w:line="240" w:lineRule="auto"/>
        <w:ind w:left="27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TIMELINE</w:t>
      </w:r>
    </w:p>
    <w:p w14:paraId="1AA2C3D4" w14:textId="77777777" w:rsidR="003B134F" w:rsidRPr="00DE68DA" w:rsidRDefault="003B134F">
      <w:pPr>
        <w:spacing w:after="0" w:line="240" w:lineRule="auto"/>
        <w:rPr>
          <w:rFonts w:ascii="Times New Roman" w:hAnsi="Times New Roman" w:cs="Times New Roman"/>
        </w:rPr>
      </w:pPr>
      <w:r w:rsidRPr="00DE68DA">
        <w:rPr>
          <w:rFonts w:ascii="Times New Roman" w:eastAsia="Times New Roman" w:hAnsi="Times New Roman" w:cs="Times New Roman"/>
        </w:rPr>
        <w:t>This is our best estimate, and we will update it as we make progress.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1980"/>
        <w:gridCol w:w="1260"/>
        <w:gridCol w:w="1260"/>
      </w:tblGrid>
      <w:tr w:rsidR="003B134F" w:rsidRPr="00DE68DA" w14:paraId="63D27ECC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13F5868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Phase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62F770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Description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F735D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Access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7DA610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Optional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FCA6D5F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Timing</w:t>
            </w:r>
          </w:p>
        </w:tc>
      </w:tr>
      <w:tr w:rsidR="003B134F" w:rsidRPr="00DE68DA" w14:paraId="5F1AE3F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57352C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Prototype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59FA364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Testable application for testing and gathering feedback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84BF4F7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018611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68107F4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October</w:t>
            </w:r>
          </w:p>
        </w:tc>
      </w:tr>
      <w:tr w:rsidR="003B134F" w:rsidRPr="00DE68DA" w14:paraId="68D84D1D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5A79F9F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Private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A34F09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Bare-bones redline experience that works within OpenGov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61BCF8E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~10 customers by invitation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3F658C6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CB863C5" w14:textId="77777777" w:rsidR="003B134F" w:rsidRPr="00DE68DA" w:rsidRDefault="003B134F" w:rsidP="00762986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February 2026</w:t>
            </w:r>
          </w:p>
        </w:tc>
      </w:tr>
      <w:tr w:rsidR="003B134F" w:rsidRPr="00DE68DA" w14:paraId="5522E540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D13357D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Public Preview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4F7E216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Robust experience including basic AI integration and the vendor experience.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4A9527D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Internal and larger pool of customers can opt-in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ECE5FD9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E3FEAE3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Mid-2026</w:t>
            </w:r>
          </w:p>
        </w:tc>
      </w:tr>
      <w:tr w:rsidR="003B134F" w:rsidRPr="00DE68DA" w14:paraId="3E59DA0F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C19979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MVP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C298CE6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Full redlining experience, may lack some core functionality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0F3A82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 (“new features” opt-in button)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4456B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8C0250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Late 2026</w:t>
            </w:r>
          </w:p>
        </w:tc>
      </w:tr>
      <w:tr w:rsidR="003B134F" w:rsidRPr="00DE68DA" w14:paraId="54D61E22" w14:textId="77777777">
        <w:trPr>
          <w:trHeight w:val="345"/>
        </w:trPr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80F3AB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Transition</w:t>
            </w:r>
          </w:p>
        </w:tc>
        <w:tc>
          <w:tcPr>
            <w:tcW w:w="34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CE423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Fully replace the existing experience</w:t>
            </w:r>
          </w:p>
        </w:tc>
        <w:tc>
          <w:tcPr>
            <w:tcW w:w="19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D8E223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All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E68473B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26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1819FA4" w14:textId="77777777" w:rsidR="003B134F" w:rsidRPr="00DE68DA" w:rsidRDefault="003B134F" w:rsidP="00762986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hAnsi="Times New Roman" w:cs="Times New Roman"/>
                <w:sz w:val="22"/>
                <w:szCs w:val="22"/>
              </w:rPr>
              <w:t>2027</w:t>
            </w:r>
          </w:p>
        </w:tc>
      </w:tr>
    </w:tbl>
    <w:p w14:paraId="354EEA19" w14:textId="77777777" w:rsidR="003B134F" w:rsidRDefault="003B134F">
      <w:pPr>
        <w:spacing w:after="165"/>
        <w:rPr>
          <w:rFonts w:ascii="Times New Roman" w:hAnsi="Times New Roman" w:cs="Times New Roman"/>
        </w:rPr>
      </w:pPr>
    </w:p>
    <w:p w14:paraId="2F77A291" w14:textId="77777777" w:rsidR="003B134F" w:rsidRPr="00673D6C" w:rsidRDefault="003B134F" w:rsidP="00882DCA">
      <w:pPr>
        <w:spacing w:after="0" w:line="240" w:lineRule="auto"/>
        <w:ind w:left="45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t>FEEDBACK</w:t>
      </w:r>
    </w:p>
    <w:p w14:paraId="1BA45438" w14:textId="77777777" w:rsidR="003B134F" w:rsidRDefault="003B134F" w:rsidP="00882DC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Please share it</w:t>
      </w:r>
      <w:r w:rsidRPr="00DE68DA">
        <w:rPr>
          <w:rFonts w:ascii="Times New Roman" w:eastAsia="Times New Roman" w:hAnsi="Times New Roman" w:cs="Times New Roman"/>
        </w:rPr>
        <w:t xml:space="preserve"> </w:t>
      </w:r>
      <w:hyperlink r:id="rId9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 xml:space="preserve"> please</w:t>
        </w:r>
      </w:hyperlink>
      <w:r>
        <w:rPr>
          <w:rFonts w:ascii="Times New Roman" w:eastAsia="Times New Roman" w:hAnsi="Times New Roman" w:cs="Times New Roman"/>
        </w:rPr>
        <w:t xml:space="preserve">! Or email us: </w:t>
      </w:r>
      <w:hyperlink r:id="rId10" w:history="1">
        <w:r w:rsidRPr="00771912">
          <w:rPr>
            <w:rStyle w:val="Hyperlink"/>
            <w:rFonts w:ascii="Times New Roman" w:eastAsia="Times New Roman" w:hAnsi="Times New Roman" w:cs="Times New Roman"/>
          </w:rPr>
          <w:t>msorkin@opengov.com</w:t>
        </w:r>
      </w:hyperlink>
      <w:r>
        <w:rPr>
          <w:rFonts w:ascii="Times New Roman" w:eastAsia="Times New Roman" w:hAnsi="Times New Roman" w:cs="Times New Roman"/>
        </w:rPr>
        <w:t xml:space="preserve"> and </w:t>
      </w:r>
      <w:hyperlink r:id="rId11" w:history="1">
        <w:r w:rsidRPr="00771912">
          <w:rPr>
            <w:rStyle w:val="Hyperlink"/>
            <w:rFonts w:ascii="Times New Roman" w:eastAsia="Times New Roman" w:hAnsi="Times New Roman" w:cs="Times New Roman"/>
          </w:rPr>
          <w:t>jehlers@opengov.com</w:t>
        </w:r>
      </w:hyperlink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ab/>
      </w:r>
    </w:p>
    <w:p w14:paraId="0A3F9D06" w14:textId="77777777" w:rsidR="003B134F" w:rsidRPr="00673D6C" w:rsidRDefault="003B134F">
      <w:pPr>
        <w:spacing w:after="165"/>
        <w:rPr>
          <w:rFonts w:ascii="Times New Roman" w:hAnsi="Times New Roman" w:cs="Times New Roman"/>
        </w:rPr>
      </w:pPr>
      <w:r w:rsidRPr="00673D6C">
        <w:rPr>
          <w:rFonts w:ascii="Times New Roman" w:hAnsi="Times New Roman" w:cs="Times New Roman"/>
        </w:rPr>
        <w:br w:type="page"/>
      </w:r>
    </w:p>
    <w:p w14:paraId="457796E4" w14:textId="77777777" w:rsidR="003B134F" w:rsidRDefault="003B134F">
      <w:pPr>
        <w:spacing w:after="0" w:line="240" w:lineRule="auto"/>
        <w:ind w:left="360"/>
        <w:rPr>
          <w:rFonts w:ascii="Times New Roman" w:eastAsia="Times New Roman" w:hAnsi="Times New Roman" w:cs="Times New Roman"/>
          <w:b/>
          <w:sz w:val="28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lastRenderedPageBreak/>
        <w:t>RELEASE PLAN</w:t>
      </w:r>
    </w:p>
    <w:p w14:paraId="17E48D03" w14:textId="77777777" w:rsidR="003B134F" w:rsidRDefault="003B134F" w:rsidP="00DE68DA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Note this is a tentative plan, and we will modify it as we make progress in order to speed up and better align with </w:t>
      </w:r>
      <w:r>
        <w:rPr>
          <w:rFonts w:ascii="Times New Roman" w:eastAsia="Times New Roman" w:hAnsi="Times New Roman" w:cs="Times New Roman"/>
          <w:b/>
          <w:bCs/>
        </w:rPr>
        <w:t xml:space="preserve">C.O.N.T.R.A.C.T.’s </w:t>
      </w:r>
      <w:r w:rsidRPr="00DE68DA">
        <w:rPr>
          <w:rFonts w:ascii="Times New Roman" w:eastAsia="Times New Roman" w:hAnsi="Times New Roman" w:cs="Times New Roman"/>
        </w:rPr>
        <w:t>expectations.</w:t>
      </w:r>
    </w:p>
    <w:p w14:paraId="360259F2" w14:textId="77777777" w:rsidR="003B134F" w:rsidRDefault="003B134F" w:rsidP="00DE68DA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1341790D" w14:textId="77777777" w:rsidR="003B134F" w:rsidRPr="00DE68DA" w:rsidRDefault="003B134F" w:rsidP="00DE68D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addition, please be clear that we will *not* execute a full transition away from the existing experience until we have migrated all key functionality, such as template automation, as well as porting over current templates.</w:t>
      </w:r>
    </w:p>
    <w:p w14:paraId="51CD9CEC" w14:textId="77777777" w:rsidR="003B134F" w:rsidRPr="00DE68DA" w:rsidRDefault="003B134F" w:rsidP="00DE68D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0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320"/>
        <w:gridCol w:w="1170"/>
        <w:gridCol w:w="1080"/>
        <w:gridCol w:w="1080"/>
        <w:gridCol w:w="1440"/>
      </w:tblGrid>
      <w:tr w:rsidR="003B134F" w:rsidRPr="00DE68DA" w14:paraId="0B5CE3C9" w14:textId="77777777" w:rsidTr="00173516"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09E239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Name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E389268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Private Preview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14:paraId="2B555043" w14:textId="77777777" w:rsidR="003B134F" w:rsidRPr="00DE68DA" w:rsidRDefault="003B134F">
            <w:pPr>
              <w:spacing w:after="165"/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Public Preview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F4E1D3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MVP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881A12" w14:textId="77777777" w:rsidR="003B134F" w:rsidRPr="00DE68DA" w:rsidRDefault="003B134F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b/>
                <w:sz w:val="22"/>
                <w:szCs w:val="22"/>
              </w:rPr>
              <w:t>Transition</w:t>
            </w:r>
          </w:p>
        </w:tc>
      </w:tr>
      <w:tr w:rsidR="003B134F" w:rsidRPr="00DE68DA" w14:paraId="549379FF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59B45D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bookmarkStart w:id="5" w:name="_Hlk206417645"/>
            <w:bookmarkEnd w:id="5"/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Core infra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D2292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0981F2B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948FF2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070705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5893A9A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8BC202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File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42A3CF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03712CBE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7CE2F2B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BF45CAA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75AA20EE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3DFE82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User management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FD9BF0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4F82B62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493CA7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4CC1E1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4850F331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ABE317D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Check-in / check-out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D7D58F6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bottom"/>
          </w:tcPr>
          <w:p w14:paraId="1CCA92F6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274A6AF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02B4DB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4A1B6D37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8E81EE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02727154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939A41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Basic AI integration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588FF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07971A59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ADA7D3B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03236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2ADC401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B72527E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Vendor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BD3A7B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1D5A5F1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C4BEAA3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75521F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57833940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E944BA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Signatures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A26816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323F60C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707EA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B75D4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23900233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3823C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Variables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4C0F60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9AB9D52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BF3BC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E64940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F9A43D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B12BC7" w14:textId="77777777" w:rsidR="003B134F" w:rsidRPr="003E1761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3E1761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dashboard (track changes, comments, etc)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E9558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5383B70C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F12235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5E3CF7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6230B8B2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28AF6D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AI version com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p</w:t>
            </w: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a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rison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DE9DC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7A587399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E57A247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F954A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1239D90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22A6999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AI negotiator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21B965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shd w:val="clear" w:color="auto" w:fill="C5E0B3"/>
            <w:vAlign w:val="center"/>
          </w:tcPr>
          <w:p w14:paraId="18D234FB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3475122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20057EB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5C08DBC2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47580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2A741A6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AE38BC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Section control (locking)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7707A5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7F6D2C6A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A4DD8CB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782A80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1F887ADC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26052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  <w:lang w:val="fr-FR"/>
              </w:rPr>
              <w:t>Section control (automation)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9FE523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52625E4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3885BD1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1373F6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52665CB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1DE09F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Template end-to-end experience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E31EE00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6C844D9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AA180A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0D18EF7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34DC0265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BFFC128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Compile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a contract packet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A1EBD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27E1FF9C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417CF5A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7A74B4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0710DAE9" w14:textId="77777777" w:rsidTr="00DE68DA">
        <w:trPr>
          <w:trHeight w:val="285"/>
        </w:trPr>
        <w:tc>
          <w:tcPr>
            <w:tcW w:w="9090" w:type="dxa"/>
            <w:gridSpan w:val="5"/>
            <w:tcBorders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754B0D5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</w:p>
        </w:tc>
      </w:tr>
      <w:tr w:rsidR="003B134F" w:rsidRPr="00DE68DA" w14:paraId="1C5C4E39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CAAD61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Concurrent editing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E4FC97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BBAEF77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D81946E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F27FE86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  <w:tr w:rsidR="003B134F" w:rsidRPr="00DE68DA" w14:paraId="0966AE37" w14:textId="77777777" w:rsidTr="00DE68DA">
        <w:trPr>
          <w:trHeight w:val="285"/>
        </w:trPr>
        <w:tc>
          <w:tcPr>
            <w:tcW w:w="4320" w:type="dxa"/>
            <w:tcBorders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C3197A2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Email automation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(TBD)</w:t>
            </w:r>
          </w:p>
        </w:tc>
        <w:tc>
          <w:tcPr>
            <w:tcW w:w="117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592DACC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vAlign w:val="center"/>
          </w:tcPr>
          <w:p w14:paraId="5DE09FBF" w14:textId="77777777" w:rsidR="003B134F" w:rsidRPr="00DE68DA" w:rsidRDefault="003B134F" w:rsidP="00DE68DA">
            <w:pPr>
              <w:spacing w:after="165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08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E9E9C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5D41D9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No</w:t>
            </w:r>
          </w:p>
        </w:tc>
        <w:tc>
          <w:tcPr>
            <w:tcW w:w="144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C5E0B3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DB3E50B" w14:textId="77777777" w:rsidR="003B134F" w:rsidRPr="00DE68DA" w:rsidRDefault="003B134F" w:rsidP="00DE68DA">
            <w:pPr>
              <w:spacing w:after="165"/>
              <w:rPr>
                <w:rFonts w:ascii="Times New Roman" w:hAnsi="Times New Roman" w:cs="Times New Roman"/>
                <w:sz w:val="22"/>
                <w:szCs w:val="22"/>
              </w:rPr>
            </w:pPr>
            <w:r w:rsidRPr="00DE68DA">
              <w:rPr>
                <w:rFonts w:ascii="Times New Roman" w:eastAsia="Times New Roman" w:hAnsi="Times New Roman" w:cs="Times New Roman"/>
                <w:sz w:val="22"/>
                <w:szCs w:val="22"/>
              </w:rPr>
              <w:t>Yes</w:t>
            </w:r>
          </w:p>
        </w:tc>
      </w:tr>
    </w:tbl>
    <w:p w14:paraId="433637F1" w14:textId="77777777" w:rsidR="003B134F" w:rsidRPr="00673D6C" w:rsidRDefault="003B134F">
      <w:pPr>
        <w:spacing w:after="0" w:line="240" w:lineRule="auto"/>
        <w:rPr>
          <w:rFonts w:ascii="Times New Roman" w:hAnsi="Times New Roman" w:cs="Times New Roman"/>
        </w:rPr>
      </w:pPr>
    </w:p>
    <w:p w14:paraId="120CE8BA" w14:textId="77777777" w:rsidR="003B134F" w:rsidRPr="00673D6C" w:rsidRDefault="003B134F">
      <w:pPr>
        <w:spacing w:after="0" w:line="240" w:lineRule="auto"/>
        <w:ind w:left="450"/>
        <w:rPr>
          <w:rFonts w:ascii="Times New Roman" w:hAnsi="Times New Roman" w:cs="Times New Roman"/>
        </w:rPr>
      </w:pPr>
      <w:r w:rsidRPr="00673D6C">
        <w:rPr>
          <w:rFonts w:ascii="Times New Roman" w:eastAsia="Times New Roman" w:hAnsi="Times New Roman" w:cs="Times New Roman"/>
          <w:b/>
          <w:sz w:val="28"/>
        </w:rPr>
        <w:t>ADDITIONAL NOTES</w:t>
      </w:r>
    </w:p>
    <w:p w14:paraId="1448E8B0" w14:textId="77777777" w:rsidR="003B134F" w:rsidRDefault="003B134F" w:rsidP="007A5ED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Got </w:t>
      </w:r>
      <w:r w:rsidRPr="00DE68DA">
        <w:rPr>
          <w:rFonts w:ascii="Times New Roman" w:eastAsia="Times New Roman" w:hAnsi="Times New Roman" w:cs="Times New Roman"/>
        </w:rPr>
        <w:t xml:space="preserve">any feedback? I’d love to </w:t>
      </w:r>
      <w:hyperlink r:id="rId12">
        <w:r w:rsidRPr="00DE68DA">
          <w:rPr>
            <w:rStyle w:val="Hyperlink"/>
            <w:rFonts w:ascii="Times New Roman" w:eastAsia="Times New Roman" w:hAnsi="Times New Roman" w:cs="Times New Roman"/>
            <w:color w:val="0563C1"/>
          </w:rPr>
          <w:t>here it, right hear please</w:t>
        </w:r>
      </w:hyperlink>
      <w:r w:rsidRPr="00DE68DA">
        <w:rPr>
          <w:rFonts w:ascii="Times New Roman" w:eastAsia="Times New Roman" w:hAnsi="Times New Roman" w:cs="Times New Roman"/>
        </w:rPr>
        <w:t>.</w:t>
      </w:r>
    </w:p>
    <w:p w14:paraId="4C13557E" w14:textId="77777777" w:rsidR="003B134F" w:rsidRDefault="003B134F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br w:type="page"/>
      </w:r>
    </w:p>
    <w:p w14:paraId="1CC3AD66" w14:textId="77777777" w:rsidR="003B134F" w:rsidRPr="00673D6C" w:rsidRDefault="003B134F" w:rsidP="007A5EDD">
      <w:pPr>
        <w:spacing w:after="0" w:line="240" w:lineRule="auto"/>
        <w:ind w:left="45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SIGNATURE PAGE</w:t>
      </w:r>
    </w:p>
    <w:p w14:paraId="19DFE7BE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p w14:paraId="3DCA14A7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  <w:r w:rsidRPr="007A5EDD">
        <w:rPr>
          <w:rFonts w:ascii="Times New Roman" w:hAnsi="Times New Roman" w:cs="Times New Roman"/>
        </w:rPr>
        <w:t>IN WITNESS WHEREOF, the Parties have executed this Memorandum of Understanding with hope, humor, and high expectations.</w:t>
      </w:r>
    </w:p>
    <w:p w14:paraId="0C872017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p w14:paraId="36E6C888" w14:textId="77777777" w:rsidR="003B134F" w:rsidRPr="007A5EDD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5068"/>
      </w:tblGrid>
      <w:tr w:rsidR="003B134F" w:rsidRPr="007A5EDD" w14:paraId="3487C810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EA7C965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b/>
                <w:bCs/>
              </w:rPr>
              <w:t>OpenGov, Inc.</w:t>
            </w:r>
          </w:p>
        </w:tc>
        <w:tc>
          <w:tcPr>
            <w:tcW w:w="0" w:type="auto"/>
            <w:vAlign w:val="center"/>
            <w:hideMark/>
          </w:tcPr>
          <w:p w14:paraId="15E6062E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C.O.N.T.R.A.C.T.</w:t>
            </w:r>
          </w:p>
        </w:tc>
      </w:tr>
      <w:tr w:rsidR="003B134F" w:rsidRPr="007A5EDD" w14:paraId="2BC4226C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812CDE0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6470EFD3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BAD6F9B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 w:rsidRPr="007A5EDD">
              <w:rPr>
                <w:rFonts w:ascii="Times New Roman" w:hAnsi="Times New Roman" w:cs="Times New Roman"/>
                <w:u w:val="single"/>
              </w:rPr>
              <w:t>Yuri Lee Laffed</w:t>
            </w:r>
            <w:r>
              <w:rPr>
                <w:rFonts w:ascii="Times New Roman" w:hAnsi="Times New Roman" w:cs="Times New Roman"/>
                <w:u w:val="single"/>
              </w:rPr>
              <w:t>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  <w:tc>
          <w:tcPr>
            <w:tcW w:w="0" w:type="auto"/>
            <w:vAlign w:val="center"/>
            <w:hideMark/>
          </w:tcPr>
          <w:p w14:paraId="279F741D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2B36381B" w14:textId="77777777" w:rsidR="003B134F" w:rsidRDefault="003B134F" w:rsidP="007A5EDD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A1326CB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Kahn T. Rhhacked</w:t>
            </w:r>
            <w:r>
              <w:rPr>
                <w:rFonts w:ascii="Times New Roman" w:hAnsi="Times New Roman" w:cs="Times New Roman"/>
                <w:u w:val="single"/>
              </w:rPr>
              <w:t>__________</w:t>
            </w:r>
            <w:r w:rsidRPr="007A5EDD">
              <w:rPr>
                <w:rFonts w:ascii="Times New Roman" w:hAnsi="Times New Roman" w:cs="Times New Roman"/>
              </w:rPr>
              <w:t>__________________</w:t>
            </w:r>
          </w:p>
        </w:tc>
      </w:tr>
      <w:tr w:rsidR="003B134F" w:rsidRPr="007A5EDD" w14:paraId="19F6D5AE" w14:textId="77777777" w:rsidTr="007A5EDD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1E69598F" w14:textId="77777777" w:rsidR="003B134F" w:rsidRPr="007A5EDD" w:rsidRDefault="003B134F" w:rsidP="007A5EDD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Builder of Dreams and Databases</w:t>
            </w:r>
          </w:p>
        </w:tc>
        <w:tc>
          <w:tcPr>
            <w:tcW w:w="0" w:type="auto"/>
            <w:vAlign w:val="center"/>
            <w:hideMark/>
          </w:tcPr>
          <w:p w14:paraId="4A9D9200" w14:textId="77777777" w:rsidR="003B134F" w:rsidRPr="007A5EDD" w:rsidRDefault="003B134F" w:rsidP="007A5EDD">
            <w:pPr>
              <w:spacing w:after="0" w:line="240" w:lineRule="auto"/>
              <w:ind w:right="-2585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Junior Obstreperous Advisor___</w:t>
            </w:r>
          </w:p>
        </w:tc>
      </w:tr>
    </w:tbl>
    <w:p w14:paraId="2D703939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B134F" w:rsidRPr="007A5EDD" w14:paraId="35E161BB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454FFE59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28DD707A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5230D17C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Hugh R. Ewe______________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3B134F" w:rsidRPr="007A5EDD" w14:paraId="1B6D8C94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226F1B0D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>Head of Identity Verification</w:t>
            </w:r>
          </w:p>
        </w:tc>
      </w:tr>
    </w:tbl>
    <w:p w14:paraId="54B6CED9" w14:textId="77777777" w:rsidR="003B134F" w:rsidRDefault="003B134F" w:rsidP="007A5EDD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101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8"/>
      </w:tblGrid>
      <w:tr w:rsidR="003B134F" w:rsidRPr="007A5EDD" w14:paraId="7C0E7407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042A46CF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Signature: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</w:t>
            </w:r>
          </w:p>
          <w:p w14:paraId="64EB1CDC" w14:textId="77777777" w:rsidR="003B134F" w:rsidRDefault="003B134F" w:rsidP="001C74E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Date</w:t>
            </w:r>
            <w:r w:rsidRPr="007A5EDD">
              <w:rPr>
                <w:rFonts w:ascii="Times New Roman" w:hAnsi="Times New Roman" w:cs="Times New Roman"/>
                <w:i/>
                <w:iCs/>
              </w:rPr>
              <w:t>:</w:t>
            </w:r>
            <w:r w:rsidRPr="007A5EDD">
              <w:rPr>
                <w:rFonts w:ascii="Times New Roman" w:hAnsi="Times New Roman" w:cs="Times New Roman"/>
              </w:rPr>
              <w:t xml:space="preserve"> _____________</w:t>
            </w:r>
            <w:r>
              <w:rPr>
                <w:rFonts w:ascii="Times New Roman" w:hAnsi="Times New Roman" w:cs="Times New Roman"/>
              </w:rPr>
              <w:t>_____________</w:t>
            </w:r>
          </w:p>
          <w:p w14:paraId="2ABEFD76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Name:</w:t>
            </w:r>
            <w:r w:rsidRPr="007A5EDD">
              <w:rPr>
                <w:rFonts w:ascii="Times New Roman" w:hAnsi="Times New Roman" w:cs="Times New Roman"/>
              </w:rPr>
              <w:t xml:space="preserve"> _</w:t>
            </w:r>
            <w:r>
              <w:rPr>
                <w:rFonts w:ascii="Times New Roman" w:hAnsi="Times New Roman" w:cs="Times New Roman"/>
                <w:u w:val="single"/>
              </w:rPr>
              <w:t>Gettysburger King__________</w:t>
            </w:r>
            <w:r w:rsidRPr="007A5EDD">
              <w:rPr>
                <w:rFonts w:ascii="Times New Roman" w:hAnsi="Times New Roman" w:cs="Times New Roman"/>
              </w:rPr>
              <w:t>______________</w:t>
            </w:r>
          </w:p>
        </w:tc>
      </w:tr>
      <w:tr w:rsidR="003B134F" w:rsidRPr="007A5EDD" w14:paraId="20B047AD" w14:textId="77777777" w:rsidTr="001C74EC">
        <w:trPr>
          <w:tblCellSpacing w:w="15" w:type="dxa"/>
        </w:trPr>
        <w:tc>
          <w:tcPr>
            <w:tcW w:w="5085" w:type="dxa"/>
            <w:vAlign w:val="center"/>
            <w:hideMark/>
          </w:tcPr>
          <w:p w14:paraId="51861A6A" w14:textId="77777777" w:rsidR="003B134F" w:rsidRPr="007A5EDD" w:rsidRDefault="003B134F" w:rsidP="001C74E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A5EDD">
              <w:rPr>
                <w:rFonts w:ascii="Times New Roman" w:hAnsi="Times New Roman" w:cs="Times New Roman"/>
                <w:i/>
                <w:iCs/>
              </w:rPr>
              <w:t>Title:</w:t>
            </w:r>
            <w:r w:rsidRPr="007A5EDD">
              <w:rPr>
                <w:rFonts w:ascii="Times New Roman" w:hAnsi="Times New Roman" w:cs="Times New Roman"/>
              </w:rPr>
              <w:t xml:space="preserve"> </w:t>
            </w:r>
            <w:r w:rsidRPr="007A5EDD">
              <w:rPr>
                <w:rFonts w:ascii="Times New Roman" w:hAnsi="Times New Roman" w:cs="Times New Roman"/>
                <w:u w:val="single"/>
              </w:rPr>
              <w:t>Secretary of Whoppers United</w:t>
            </w:r>
            <w:r>
              <w:rPr>
                <w:rFonts w:ascii="Times New Roman" w:hAnsi="Times New Roman" w:cs="Times New Roman"/>
                <w:u w:val="single"/>
              </w:rPr>
              <w:t>___</w:t>
            </w:r>
          </w:p>
        </w:tc>
      </w:tr>
    </w:tbl>
    <w:p w14:paraId="13A3E70D" w14:textId="77777777" w:rsidR="0073406C" w:rsidRDefault="0073406C"/>
    <w:sectPr w:rsidR="007340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ti Sorkin" w:date="2025-10-17T17:48:00Z" w:initials="MS">
    <w:p w14:paraId="25BA724B" w14:textId="77777777" w:rsidR="003B134F" w:rsidRDefault="003B134F" w:rsidP="00462CE6">
      <w:pPr>
        <w:pStyle w:val="CommentText"/>
      </w:pPr>
      <w:r>
        <w:rPr>
          <w:rStyle w:val="CommentReference"/>
        </w:rPr>
        <w:annotationRef/>
      </w:r>
      <w:r>
        <w:t>I hate those!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BA724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436A25" w16cex:dateUtc="2025-10-18T0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BA724B" w16cid:durableId="16436A2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37E85"/>
    <w:multiLevelType w:val="multilevel"/>
    <w:tmpl w:val="7688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94797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ti Sorkin">
    <w15:presenceInfo w15:providerId="AD" w15:userId="S::msorkin@opengov.com::f0620557-0f9b-4f06-b296-9fb5e4f7d26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D41"/>
    <w:rsid w:val="001075BE"/>
    <w:rsid w:val="001249FF"/>
    <w:rsid w:val="001D1245"/>
    <w:rsid w:val="003B134F"/>
    <w:rsid w:val="0073406C"/>
    <w:rsid w:val="008D345B"/>
    <w:rsid w:val="00E54D41"/>
    <w:rsid w:val="00F84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5C0CC"/>
  <w15:chartTrackingRefBased/>
  <w15:docId w15:val="{2EED8D54-959D-4360-A816-CE5C66B48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D345B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345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8D345B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CommentReference">
    <w:name w:val="annotation reference"/>
    <w:basedOn w:val="DefaultParagraphFont"/>
    <w:uiPriority w:val="99"/>
    <w:semiHidden/>
    <w:unhideWhenUsed/>
    <w:rsid w:val="008D345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D345B"/>
    <w:pPr>
      <w:spacing w:line="240" w:lineRule="auto"/>
    </w:pPr>
    <w:rPr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D345B"/>
    <w:rPr>
      <w:kern w:val="2"/>
      <w:sz w:val="20"/>
      <w:szCs w:val="20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1075B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hyperlink" Target="mailto:jehlers@opengov.com" TargetMode="External"/><Relationship Id="rId5" Type="http://schemas.openxmlformats.org/officeDocument/2006/relationships/comments" Target="comments.xml"/><Relationship Id="rId15" Type="http://schemas.openxmlformats.org/officeDocument/2006/relationships/theme" Target="theme/theme1.xml"/><Relationship Id="rId10" Type="http://schemas.openxmlformats.org/officeDocument/2006/relationships/hyperlink" Target="mailto:msorkin@opengov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pengovinc-my.sharepoint.com/personal/msorkin_opengov_com/Documents/Useful%20files/Prototype%20files/docs.google.com/forms/d/e/1FAIpQLScjqNNQkP1HZb3AniiBU6XUND8R7hgWE0YA-22Wx4isnDGwEw/viewform" TargetMode="Externa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3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2017-06-06T20:41:00Z</dcterms:created>
  <dcterms:modified xsi:type="dcterms:W3CDTF">2017-06-06T20:41:00Z</dcterms:modified>
</cp:coreProperties>
</file>