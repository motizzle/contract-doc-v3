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462CE6">
      <w:pPr>
        <w:spacing w:after="165" w:lineRule="auto"/>
        <w:jc w:val="center"/>
      </w:pPr>
      <w:r>
        <w:rPr>
          <w:b/>
          <w:rFonts w:ascii="Times New Roman" w:eastAsia="Times New Roman" w:hAnsi="Times New Roman" w:cs="Times New Roman"/>
          <w:sz w:val="44"/>
        </w:rPr>
        <w:t>REDLINED &amp; SIGNED</w:t>
      </w:r>
      <w:br/>
      <w:r>
        <w:rPr>
          <w:i/>
          <w:rFonts w:ascii="Times New Roman" w:eastAsia="Times New Roman" w:hAnsi="Times New Roman" w:cs="Times New Roman"/>
          <w:sz w:val="26"/>
        </w:rPr>
        <w:t>The Contracts System Governments Deserve</w:t>
      </w: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PARTIES</w:t>
      </w:r>
    </w:p>
    <w:p w:rsidRDefault="00462CE6">
      <w:pPr>
        <w:pStyle w:val="NoSpacing"/>
        <w:spacing w:after="0" w:lineRule="auto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b/>
          <w:rFonts w:ascii="Times New Roman" w:eastAsia="Times New Roman" w:hAnsi="Times New Roman" w:cs="Times New Roman"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b/>
          <w:rFonts w:ascii="Times New Roman" w:eastAsia="Times New Roman" w:hAnsi="Times New Roman" w:cs="Times New Roman"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WHEREAS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Government employees deserve </w:t>
      </w:r>
      <w:ins w:id="0" w:author="Moti Sorkin" w:authorEmail="undefined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>
        <w:rPr>
          <w:rFonts w:ascii="Times New Roman" w:eastAsia="Times New Roman" w:hAnsi="Times New Roman" w:cs="Times New Roman"/>
          <w:sz w:val="22"/>
        </w:rPr>
        <w:t>tools to do their jobs;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0"/>
      <w:r>
        <w:rPr>
          <w:rFonts w:ascii="Times New Roman" w:eastAsia="Times New Roman" w:hAnsi="Times New Roman" w:cs="Times New Roman"/>
          <w:sz w:val="22"/>
        </w:rPr>
        <w:t>UseThisOne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  <w:sz w:val="22"/>
        </w:rPr>
        <w:t>.docx”;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:rsidRDefault="00462CE6">
      <w:pPr>
        <w:spacing w:after="0" w:line="240" w:lineRule="auto"/>
        <w:ind w:left="720" w:right="0" w:firstLine="0" w:hanging="0"/>
      </w:pPr>
      <w:br/>
      <w:r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br/>
      <w:bookmarkStart w:id="4" w:name="_Hlk205802719"/>
      <w:bookmarkEnd w:id="4"/>
    </w:p>
    <w:p w:rsidRDefault="00462CE6">
      <w:pPr>
        <w:spacing w:after="0" w:line="240" w:lineRule="auto"/>
        <w:ind w:left="27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TIMELINE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This is our best estimate, and we will update it as we make progress.</w:t>
      </w:r>
    </w:p>
    <w:tbl>
      <w:tblGrid>
        <w:gridCol w:w="1260"/>
        <w:gridCol w:w="3420"/>
        <w:gridCol w:w="1980"/>
        <w:gridCol w:w="1260"/>
        <w:gridCol w:w="126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Phase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Description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Access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Optional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Timing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February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:rsidRDefault="00462CE6">
      <w:pPr>
        <w:spacing w:after="165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FEEDBACK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Please share it </w:t>
      </w:r>
      <w:hyperlink r:id="rId9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</w:rPr>
        <w:t xml:space="preserve">! Or email us: </w:t>
      </w:r>
      <w:hyperlink r:id="rId10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</w:rPr>
        <w:t xml:space="preserve"> and </w:t>
      </w:r>
      <w:hyperlink r:id="rId11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  <w:r>
        <w:rPr>
          <w:rFonts w:ascii="Times New Roman" w:eastAsia="Times New Roman" w:hAnsi="Times New Roman" w:cs="Times New Roman"/>
          <w:sz w:val="22"/>
        </w:rPr>
        <w:tab/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36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RELEASE PLAN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Note this is a tentative plan, and we will modify it as we make progress in order to speed up and better align with </w:t>
      </w:r>
      <w:r>
        <w:rPr>
          <w:b/>
          <w:rFonts w:ascii="Times New Roman" w:eastAsia="Times New Roman" w:hAnsi="Times New Roman" w:cs="Times New Roman"/>
          <w:sz w:val="22"/>
        </w:rPr>
        <w:t xml:space="preserve">C.O.N.T.R.A.C.T.’s </w:t>
      </w:r>
      <w:r>
        <w:rPr>
          <w:rFonts w:ascii="Times New Roman" w:eastAsia="Times New Roman" w:hAnsi="Times New Roman" w:cs="Times New Roman"/>
          <w:sz w:val="22"/>
        </w:rPr>
        <w:t>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:rsidRDefault="00462CE6">
      <w:pPr>
        <w:spacing w:after="0" w:line="240" w:lineRule="auto"/>
        <w:rPr>
          <w:b/>
          <w:rFonts w:ascii="Times New Roman" w:eastAsia="Times New Roman" w:hAnsi="Times New Roman" w:cs="Times New Roman"/>
        </w:rPr>
      </w:pPr>
    </w:p>
    <w:tbl>
      <w:tblGrid>
        <w:gridCol w:w="4320"/>
        <w:gridCol w:w="1170"/>
        <w:gridCol w:w="1080"/>
        <w:gridCol w:w="1080"/>
        <w:gridCol w:w="144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Name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144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bookmarkStart w:id="5" w:name="_Hlk206417645"/>
            <w:bookmarkEnd w:id="5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dashboard (track changes, comments, etc)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ADDITIONAL NOTES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Got any feedback? I’d love to </w:t>
      </w:r>
      <w:hyperlink r:id="rId12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>here it, right hear please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450" w:right="0" w:firstLine="0" w:hanging="0"/>
        <w:jc w:val="center"/>
      </w:pPr>
      <w:r>
        <w:rPr>
          <w:b/>
          <w:rFonts w:ascii="Times New Roman" w:eastAsia="Times New Roman" w:hAnsi="Times New Roman" w:cs="Times New Roman"/>
          <w:sz w:val="28"/>
        </w:rPr>
        <w:t>SIGNATURE PAGE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WITNESS WHEREOF, the Parties have executed this Memorandum of Understanding with hope, humor, and high 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  <w:gridCol w:w="5070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OpenGov, Inc.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C.O.N.T.R.A.C.T.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Builder of Dreams and Databases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Junior Obstreperous Advisor___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Head of Identity Verification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Secretary of Whoppers United___</w:t>
            </w:r>
          </w:p>
        </w:tc>
      </w:tr>
    </w:tbl>
    <w:p w:rsidRDefault="0080188D">
      <w:pPr>
        <w:spacing w:after="165" w:lineRule="auto"/>
      </w:pPr>
    </w:p>
    <w:sectPr w:rsidR="0080188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9dc7f5fc"/>
      <w:footerReference w:type="default" r:id="rId3c02732e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oti Sorkin" w:date="2025-10-29T02:05:11Z" w:initials="MS" custom:internalId="018732fb-ae31-4f9e-98a6-96ed1efaa49a" custom:trackedChange="false" custom:trackedChangeText="null" custom:trackedChangeType="null" custom:trackedDeletedText="null">
    <w:p w14:paraId="3AD60D45">
      <w:r>
        <w:rPr>
          <w:rStyle w:val="CommentReference"/>
        </w:rPr>
        <w:annotationRef/>
      </w:r>
      <w:pPr>
        <w:spacing w:before="0" w:after="0" w:lineRule="auto"/>
      </w:pPr>
      <w:r>
        <w:t>I hate those!</w:t>
      </w:r>
    </w:p>
  </w:comment>
  <w:comment xmlns:custom="http://schemas.openxmlformats.org/wordprocessingml/2006/main" w:id="1" w:author="Moti Sorkin" w:date="2025-10-29T02:05:11Z" w:initials="MS" custom:internalId="0" custom:trackedChange="true" custom:trackedChangeText="the best possible " custom:trackedChangeType="trackInsert" custom:trackedDeletedText="null">
    <w:p w14:paraId="796777F9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2" w:author="Moti Sorkin" w:date="2025-10-29T02:05:11Z" w:initials="MS" custom:internalId="1" custom:trackedChange="true" custom:trackedChangeText="null" custom:trackedChangeType="trackDelete" custom:trackedDeletedText="attachment ">
    <w:p w14:paraId="144C81AF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3" w:author="Moti Sorkin" w:date="2025-10-29T02:05:11Z" w:initials="MS" custom:internalId="2" custom:trackedChange="true" custom:trackedChangeText="any " custom:trackedChangeType="trackInsert" custom:trackedDeletedText="null">
    <w:p w14:paraId="36CDFFB7">
      <w:r>
        <w:rPr>
          <w:rStyle w:val="CommentReference"/>
        </w:rPr>
        <w:annotationRef/>
      </w:r>
      <w:pPr>
        <w:spacing w:before="0" w:after="0" w:lineRule="au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D60D45" w15:done="0"/>
  <w15:commentEx w15:paraId="796777F9" w15:done="0"/>
  <w15:commentEx w15:paraId="144C81AF" w15:done="0"/>
  <w15:commentEx w15:paraId="36CDFF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E82048" w16cex:dateUtc="2025-10-29T02:05:18Z"/>
  <w16cex:commentExtensible w16cex:durableId="7DF3C89A" w16cex:dateUtc="2025-10-29T02:05:18Z"/>
  <w16cex:commentExtensible w16cex:durableId="5A4A7C41" w16cex:dateUtc="2025-10-29T02:05:18Z"/>
  <w16cex:commentExtensible w16cex:durableId="39AFAA3B" w16cex:dateUtc="2025-10-29T02:05:1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D60D45" w16cid:durableId="06E82048"/>
  <w16cid:commentId w16cid:paraId="796777F9" w16cid:durableId="7DF3C89A"/>
  <w16cid:commentId w16cid:paraId="144C81AF" w16cid:durableId="5A4A7C41"/>
  <w16cid:commentId w16cid:paraId="36CDFFB7" w16cid:durableId="39AFAA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462CE6"/>
    <w:rsid w:val="0080188D"/>
    <w:rsid w:val="008261BB"/>
    <w:rsid w:val="008E54BF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 paragraphProperties="[object Object]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 paragraphProperties="[object Object]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microsoft.com/office/2018/08/relationships/commentsExtensible" Target="commentsExtensible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hyperlink" Target="mailto:jehlers@opengov.com" TargetMode="External" /><Relationship Id="rId5" Type="http://schemas.openxmlformats.org/officeDocument/2006/relationships/comments" Target="comments.xml" /><Relationship Id="rId15" Type="http://schemas.openxmlformats.org/officeDocument/2006/relationships/theme" Target="theme/theme1.xml" /><Relationship Id="rId10" Type="http://schemas.openxmlformats.org/officeDocument/2006/relationships/hyperlink" Target="mailto:msorkin@opengov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14" Type="http://schemas.microsoft.com/office/2011/relationships/people" Target="people.xml" /><Relationship Id="rId9dc7f5fc" Type="http://schemas.openxmlformats.org/officeDocument/2006/relationships/header" Target="header1.xml" /><Relationship Id="rId3c02732e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2025-10-18T00:10:00Z</dcterms:created>
  <dcterms:modified xsi:type="dcterms:W3CDTF">2025-10-18T00:49:00Z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0.15.14</vt:lpwstr>
  </property>
</Properties>
</file>