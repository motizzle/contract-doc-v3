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462CE6">
      <w:pPr>
        <w:spacing w:after="165" w:lineRule="auto"/>
        <w:jc w:val="center"/>
      </w:pPr>
      <w:r>
        <w:rPr>
          <w:b/>
          <w:rFonts w:ascii="Times New Roman" w:eastAsia="Times New Roman" w:hAnsi="Times New Roman" w:cs="Times New Roman"/>
          <w:sz w:val="44"/>
        </w:rPr>
        <w:t>REDLINED &amp; SIGNED</w:t>
      </w:r>
      <w:br/>
      <w:r>
        <w:rPr>
          <w:i/>
          <w:rFonts w:ascii="Times New Roman" w:eastAsia="Times New Roman" w:hAnsi="Times New Roman" w:cs="Times New Roman"/>
          <w:sz w:val="26"/>
        </w:rPr>
        <w:t>The Contracts System Governments Deserve</w:t>
      </w:r>
    </w:p>
    <w:p w:rsidRDefault="00462CE6">
      <w:pPr>
        <w:spacing w:after="0" w:line="240" w:lineRule="auto"/>
        <w:ind w:left="18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PARTIES</w:t>
      </w:r>
    </w:p>
    <w:p w:rsidRDefault="00462CE6">
      <w:pPr>
        <w:pStyle w:val="NoSpacing"/>
        <w:spacing w:after="0" w:lineRule="auto"/>
      </w:pPr>
      <w:r>
        <w:rPr>
          <w:rFonts w:ascii="Times New Roman" w:eastAsia="Times New Roman" w:hAnsi="Times New Roman" w:cs="Times New Roman"/>
          <w:sz w:val="22"/>
        </w:rPr>
        <w:t xml:space="preserve">This Memorandum of Understanding (“MOU”) is entered into by and between </w:t>
      </w:r>
      <w:r>
        <w:rPr>
          <w:b/>
          <w:rFonts w:ascii="Times New Roman" w:eastAsia="Times New Roman" w:hAnsi="Times New Roman" w:cs="Times New Roman"/>
          <w:sz w:val="22"/>
        </w:rPr>
        <w:t>OpenGov, Inc. (“OG”)</w:t>
      </w:r>
      <w:r>
        <w:rPr>
          <w:rFonts w:ascii="Times New Roman" w:eastAsia="Times New Roman" w:hAnsi="Times New Roman" w:cs="Times New Roman"/>
          <w:sz w:val="22"/>
        </w:rPr>
        <w:t xml:space="preserve">, a builder of cloud-based brilliance for governments everywhere, and </w:t>
      </w:r>
      <w:r>
        <w:rPr>
          <w:b/>
          <w:rFonts w:ascii="Times New Roman" w:eastAsia="Times New Roman" w:hAnsi="Times New Roman" w:cs="Times New Roman"/>
          <w:sz w:val="22"/>
        </w:rPr>
        <w:t xml:space="preserve">The Center for Oversight of Negotiation, Terms, Redlines, and Clauses (C.O.N.T.R.A.C.T.), </w:t>
      </w:r>
      <w:r>
        <w:rPr>
          <w:rFonts w:ascii="Times New Roman" w:eastAsia="Times New Roman" w:hAnsi="Times New Roman" w:cs="Times New Roman"/>
          <w:sz w:val="22"/>
        </w:rPr>
        <w:t>representing all those who have survived procurement cycles, multi-department reviews, and document version confusion. Collectively, OG and Agency are referred to as the “Parties.”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  <w:ind w:left="18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WHEREAS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All government employees deserve </w:t>
      </w:r>
      <w:ins w:id="0" w:author="Moti Sorkin" w:authorEmail="undefined" w:date="2025-10-14T14:46:00Z">
        <w:r>
          <w:rPr>
            <w:rFonts w:ascii="Times New Roman" w:eastAsia="Times New Roman" w:hAnsi="Times New Roman" w:cs="Times New Roman"/>
            <w:sz w:val="22"/>
          </w:rPr>
          <w:t xml:space="preserve">the best possible </w:t>
        </w:r>
      </w:ins>
      <w:r>
        <w:rPr>
          <w:rFonts w:ascii="Times New Roman" w:eastAsia="Times New Roman" w:hAnsi="Times New Roman" w:cs="Times New Roman"/>
          <w:sz w:val="22"/>
        </w:rPr>
        <w:t>tools to do their jobs;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This MOU establishes a mutual commitment to design, build, and deploy the best contract system ever conceived, a system that will: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Eliminate </w:t>
      </w:r>
      <w:del w:id="1" w:author="Moti Sorkin" w:authorEmail="undefined" w:date="2025-10-14T14:47:00Z">
        <w:r>
          <w:rPr>
            <w:rFonts w:ascii="Times New Roman" w:eastAsia="Times New Roman" w:hAnsi="Times New Roman" w:cs="Times New Roman"/>
            <w:sz w:val="22"/>
          </w:rPr>
          <w:delText xml:space="preserve">attachment </w:delText>
        </w:r>
      </w:del>
      <w:ins w:id="2" w:author="Moti Sorkin" w:authorEmail="undefined" w:date="2025-10-14T14:47:00Z">
        <w:r>
          <w:rPr>
            <w:rFonts w:ascii="Times New Roman" w:eastAsia="Times New Roman" w:hAnsi="Times New Roman" w:cs="Times New Roman"/>
            <w:sz w:val="22"/>
          </w:rPr>
          <w:t xml:space="preserve">any </w:t>
        </w:r>
      </w:ins>
      <w:r>
        <w:rPr>
          <w:rFonts w:ascii="Times New Roman" w:eastAsia="Times New Roman" w:hAnsi="Times New Roman" w:cs="Times New Roman"/>
          <w:sz w:val="22"/>
        </w:rPr>
        <w:t>confusion and “Final_Final_</w:t>
      </w:r>
      <w:commentRangeStart w:id="0"/>
      <w:r>
        <w:rPr>
          <w:rFonts w:ascii="Times New Roman" w:eastAsia="Times New Roman" w:hAnsi="Times New Roman" w:cs="Times New Roman"/>
          <w:sz w:val="22"/>
        </w:rPr>
        <w:t>UseThisOne</w:t>
      </w:r>
      <w:commentRangeEnd w:id="0"/>
      <w:r>
        <w:commentReference w:id="0"/>
      </w:r>
      <w:r>
        <w:rPr>
          <w:rFonts w:ascii="Times New Roman" w:eastAsia="Times New Roman" w:hAnsi="Times New Roman" w:cs="Times New Roman"/>
          <w:sz w:val="22"/>
        </w:rPr>
        <w:t>.docx”;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Deliver modern redlining, AI-powered assistance, and seamless collaboration;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Allow procurement professionals to reclaim precious hours previously lost to formatting;</w:t>
      </w:r>
    </w:p>
    <w:p w:rsidRDefault="00462CE6">
      <w:pPr>
        <w:spacing w:after="0" w:line="240" w:lineRule="auto"/>
        <w:ind w:left="720" w:right="0" w:firstLine="0" w:hanging="0"/>
      </w:pPr>
      <w:br/>
      <w:r>
        <w:rPr>
          <w:rFonts w:ascii="Times New Roman" w:eastAsia="Times New Roman" w:hAnsi="Times New Roman" w:cs="Times New Roman"/>
          <w:sz w:val="22"/>
        </w:rPr>
        <w:t>NOW, THERETWO, THERETHREE, AND THEREFOUR, the parties agree to the following:</w:t>
      </w:r>
      <w:br/>
      <w:bookmarkStart w:id="4" w:name="_Hlk205802719"/>
      <w:bookmarkEnd w:id="4"/>
    </w:p>
    <w:p w:rsidRDefault="00462CE6">
      <w:pPr>
        <w:spacing w:after="0" w:line="240" w:lineRule="auto"/>
        <w:ind w:left="27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TIMELINE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This is our best estimate, and we will update it as we make progress.</w:t>
      </w:r>
    </w:p>
    <w:tbl>
      <w:tblGrid>
        <w:gridCol w:w="1260"/>
        <w:gridCol w:w="3420"/>
        <w:gridCol w:w="1980"/>
        <w:gridCol w:w="1260"/>
        <w:gridCol w:w="1260"/>
      </w:tblGrid>
      <w:tblPr>
        <w:tblStyle w:val="TableGri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Phase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Description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Access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Optional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Timing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Prototype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Testable application for testing and gathering feedback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October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Bare-bones redline experience that works within OpenGov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~10 customers by invitation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del w:id="9ffef28d-e785-4551-946f-9e690122c538" w:author="Yuri Lee Laffed" w:authorEmail="undefined" w:date="2025-10-21T00:30:00.000Z">
              <w:r>
                <w:rPr>
                  <w:rFonts w:ascii="Times New Roman" w:eastAsia="Times New Roman" w:hAnsi="Times New Roman" w:cs="Times New Roman"/>
                  <w:sz w:val="22"/>
                </w:rPr>
                <w:delText xml:space="preserve">February </w:delText>
              </w:r>
            </w:del>
            <w:ins w:id="cb6a6e7a-72bb-4cd6-8a32-039087a56805" w:author="Yuri Lee Laffed" w:authorEmail="undefined" w:date="2025-10-21T00:30:00.000Z">
              <w:r>
                <w:rPr>
                  <w:rFonts w:ascii="Times New Roman" w:eastAsia="Times New Roman" w:hAnsi="Times New Roman" w:cs="Times New Roman"/>
                  <w:sz w:val="22"/>
                </w:rPr>
                <w:t xml:space="preserve">January </w:t>
              </w:r>
            </w:ins>
            <w:r>
              <w:rPr>
                <w:rFonts w:ascii="Times New Roman" w:eastAsia="Times New Roman" w:hAnsi="Times New Roman" w:cs="Times New Roman"/>
                <w:sz w:val="22"/>
              </w:rPr>
              <w:t>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larger pool of customers can opt-in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Mid-2026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Full redlining experience, may lack some core functionality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All (“new features” opt-in button)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Late 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Fully replace the existing experience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All</w:t>
            </w:r>
          </w:p>
        </w:tc>
        <w:tc>
          <w:tcPr>
            <w:tcW w:w="126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2027</w:t>
            </w:r>
          </w:p>
        </w:tc>
      </w:tr>
    </w:tbl>
    <w:p w:rsidRDefault="00462CE6">
      <w:pPr>
        <w:spacing w:after="165" w:lineRule="auto"/>
        <w:rPr>
          <w:rFonts w:ascii="Times New Roman" w:eastAsia="Times New Roman" w:hAnsi="Times New Roman" w:cs="Times New Roman"/>
        </w:rPr>
      </w:pPr>
    </w:p>
    <w:p w:rsidRDefault="00462CE6">
      <w:pPr>
        <w:spacing w:after="0" w:line="240" w:lineRule="auto"/>
        <w:ind w:left="45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FEEDBACK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Please share it </w:t>
      </w:r>
      <w:hyperlink r:id="rId9">
        <w:r>
          <w:rPr>
            <w:color w:val="0563C1"/>
            <w:rFonts w:ascii="Times New Roman" w:eastAsia="Times New Roman" w:hAnsi="Times New Roman" w:cs="Times New Roman"/>
            <w:sz w:val="22"/>
            <w:rStyle w:val="Hyperlink"/>
            <w:u w:val="single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</w:rPr>
        <w:t xml:space="preserve">! Or email us: </w:t>
      </w:r>
      <w:hyperlink r:id="rId10">
        <w:r>
          <w:rPr>
            <w:color w:val="467886"/>
            <w:rFonts w:ascii="Times New Roman" w:eastAsia="Times New Roman" w:hAnsi="Times New Roman" w:cs="Times New Roman"/>
            <w:sz w:val="22"/>
            <w:rStyle w:val="Hyperlink"/>
            <w:u w:val="single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</w:rPr>
        <w:t xml:space="preserve"> and </w:t>
      </w:r>
      <w:hyperlink r:id="rId11">
        <w:r>
          <w:rPr>
            <w:color w:val="467886"/>
            <w:rFonts w:ascii="Times New Roman" w:eastAsia="Times New Roman" w:hAnsi="Times New Roman" w:cs="Times New Roman"/>
            <w:sz w:val="22"/>
            <w:rStyle w:val="Hyperlink"/>
            <w:u w:val="single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</w:rPr>
        <w:t>.</w:t>
      </w:r>
      <w:r>
        <w:rPr>
          <w:rFonts w:ascii="Times New Roman" w:eastAsia="Times New Roman" w:hAnsi="Times New Roman" w:cs="Times New Roman"/>
          <w:sz w:val="22"/>
        </w:rPr>
        <w:tab/>
      </w:r>
    </w:p>
    <w:p w:rsidRDefault="00462CE6">
      <w:pPr>
        <w:spacing w:after="165" w:lineRule="auto"/>
      </w:pPr>
      <w:r>
        <w:br w:type="page"/>
      </w:r>
    </w:p>
    <w:p w:rsidRDefault="00462CE6">
      <w:pPr>
        <w:spacing w:after="0" w:line="240" w:lineRule="auto"/>
        <w:ind w:left="36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RELEASE PLAN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Note this is a tentative plan, and we will modify it as we make progress in order to speed up and better align with </w:t>
      </w:r>
      <w:r>
        <w:rPr>
          <w:b/>
          <w:rFonts w:ascii="Times New Roman" w:eastAsia="Times New Roman" w:hAnsi="Times New Roman" w:cs="Times New Roman"/>
          <w:sz w:val="22"/>
        </w:rPr>
        <w:t xml:space="preserve">C.O.N.T.R.A.C.T.’s </w:t>
      </w:r>
      <w:r>
        <w:rPr>
          <w:rFonts w:ascii="Times New Roman" w:eastAsia="Times New Roman" w:hAnsi="Times New Roman" w:cs="Times New Roman"/>
          <w:sz w:val="22"/>
        </w:rPr>
        <w:t>expectations.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:rsidRDefault="00462CE6">
      <w:pPr>
        <w:spacing w:after="0" w:line="240" w:lineRule="auto"/>
        <w:rPr>
          <w:b/>
          <w:rFonts w:ascii="Times New Roman" w:eastAsia="Times New Roman" w:hAnsi="Times New Roman" w:cs="Times New Roman"/>
        </w:rPr>
      </w:pPr>
    </w:p>
    <w:tbl>
      <w:tblGrid>
        <w:gridCol w:w="4320"/>
        <w:gridCol w:w="1170"/>
        <w:gridCol w:w="1080"/>
        <w:gridCol w:w="1080"/>
        <w:gridCol w:w="1440"/>
      </w:tblGrid>
      <w:tblPr>
        <w:tblStyle w:val="TableGri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Name</w:t>
            </w:r>
          </w:p>
        </w:tc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144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bookmarkStart w:id="5" w:name="_Hlk206417645"/>
            <w:bookmarkEnd w:id="5"/>
            <w:r>
              <w:rPr>
                <w:rFonts w:ascii="Times New Roman" w:eastAsia="Times New Roman" w:hAnsi="Times New Roman" w:cs="Times New Roman"/>
                <w:sz w:val="22"/>
              </w:rPr>
              <w:t>Core infra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File management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User management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Check-in / check-out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Basic AI integration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Vendor experience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Signatures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Variables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dashboard (track changes, comments, etc)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version comparison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negotiator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(locking)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(automation)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Template end-to-end experience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Compile a contract packet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Concurrent editing (TBD)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Email automation (TBD)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Default="00462CE6">
      <w:pPr>
        <w:spacing w:after="0" w:line="240" w:lineRule="auto"/>
        <w:ind w:left="45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ADDITIONAL NOTES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Got any feedback? I’d love to </w:t>
      </w:r>
      <w:hyperlink r:id="rId12">
        <w:r>
          <w:rPr>
            <w:color w:val="0563C1"/>
            <w:rFonts w:ascii="Times New Roman" w:eastAsia="Times New Roman" w:hAnsi="Times New Roman" w:cs="Times New Roman"/>
            <w:sz w:val="22"/>
            <w:rStyle w:val="Hyperlink"/>
            <w:u w:val="single"/>
          </w:rPr>
          <w:t>here it, right hear please</w:t>
        </w:r>
      </w:hyperlink>
      <w:r>
        <w:rPr>
          <w:rFonts w:ascii="Times New Roman" w:eastAsia="Times New Roman" w:hAnsi="Times New Roman" w:cs="Times New Roman"/>
          <w:sz w:val="22"/>
        </w:rPr>
        <w:t>.</w:t>
      </w:r>
    </w:p>
    <w:p w:rsidRDefault="00462CE6">
      <w:pPr>
        <w:spacing w:after="165" w:lineRule="auto"/>
      </w:pPr>
      <w:r>
        <w:br w:type="page"/>
      </w:r>
    </w:p>
    <w:p w:rsidRDefault="00462CE6">
      <w:pPr>
        <w:spacing w:after="0" w:line="240" w:lineRule="auto"/>
        <w:ind w:left="450" w:right="0" w:firstLine="0" w:hanging="0"/>
        <w:jc w:val="center"/>
      </w:pPr>
      <w:r>
        <w:rPr>
          <w:b/>
          <w:rFonts w:ascii="Times New Roman" w:eastAsia="Times New Roman" w:hAnsi="Times New Roman" w:cs="Times New Roman"/>
          <w:sz w:val="28"/>
        </w:rPr>
        <w:t>SIGNATURE PAGE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IN WITNESS WHEREOF, the Parties have executed this Memorandum of Understanding with hope, humor, and high expectations.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  <w:gridCol w:w="5070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OpenGov, Inc.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C.O.N.T.R.A.C.T.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Yuri Lee Laffed____________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Kahn T. Rhhacked__________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Builder of Dreams and Databases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Junior Obstreperous Advisor___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Hugh R. Ewe______________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Head of Identity Verification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Gettysburger King__________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Secretary of Whoppers United___</w:t>
            </w:r>
          </w:p>
        </w:tc>
      </w:tr>
    </w:tbl>
    <w:p w:rsidRDefault="0080188D">
      <w:pPr>
        <w:spacing w:after="165" w:lineRule="auto"/>
      </w:pPr>
    </w:p>
    <w:sectPr w:rsidR="0080188D">
      <w:pgSz w:w="12240" w:h="15840"/>
      <w:pgMar w:top="1440" w:right="1440" w:bottom="1440" w:left="1440" w:header="720" w:footer="720" w:gutter="0"/>
      <w:cols w:space="720"/>
      <w:docGrid w:linePitch="360"/>
      <w:headerReference w:type="default" r:id="rIddf7ede0b"/>
      <w:footerReference w:type="default" r:id="rIdd78a363c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Moti Sorkin" w:date="2025-10-21T00:29:54Z" w:initials="MS" custom:internalId="4ef3475a-bb4d-4be1-973a-244fbed1b146" custom:trackedChange="false" custom:trackedChangeText="null" custom:trackedChangeType="null" custom:trackedDeletedText="null">
    <w:p w14:paraId="345FFBB3">
      <w:r>
        <w:rPr>
          <w:rStyle w:val="CommentReference"/>
        </w:rPr>
        <w:annotationRef/>
      </w:r>
      <w:pPr>
        <w:spacing w:before="0" w:after="0" w:lineRule="auto"/>
      </w:pPr>
      <w:r>
        <w:t>I hate those!</w:t>
      </w:r>
    </w:p>
  </w:comment>
  <w:comment xmlns:custom="http://schemas.openxmlformats.org/wordprocessingml/2006/main" w:id="1" w:author="Moti Sorkin" w:date="2025-10-21T00:29:54Z" w:initials="MS" custom:internalId="0" custom:trackedChange="true" custom:trackedChangeText="the best possible " custom:trackedChangeType="trackInsert" custom:trackedDeletedText="null">
    <w:p w14:paraId="70C87B54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2" w:author="Moti Sorkin" w:date="2025-10-21T00:29:54Z" w:initials="MS" custom:internalId="1" custom:trackedChange="true" custom:trackedChangeText="null" custom:trackedChangeType="trackDelete" custom:trackedDeletedText="attachment ">
    <w:p w14:paraId="1DAE37B2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3" w:author="Moti Sorkin" w:date="2025-10-21T00:29:54Z" w:initials="MS" custom:internalId="2" custom:trackedChange="true" custom:trackedChangeText="any " custom:trackedChangeType="trackInsert" custom:trackedDeletedText="null">
    <w:p w14:paraId="0AEFC5CE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4" w:author="Yuri Lee Laffed" w:date="2025-10-21T00:30:00Z" w:initials="YLL" custom:internalId="cb6a6e7a-72bb-4cd6-8a32-039087a56805" custom:trackedChange="true" custom:trackedChangeText="January " custom:trackedChangeType="both" custom:trackedDeletedText="February ">
    <w:p w14:paraId="0CB2FC37">
      <w:r>
        <w:rPr>
          <w:rStyle w:val="CommentReference"/>
        </w:rPr>
        <w:annotationRef/>
      </w:r>
      <w:pPr>
        <w:spacing w:before="0" w:after="0" w:lineRule="aut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5FFBB3" w15:done="0"/>
  <w15:commentEx w15:paraId="70C87B54" w15:done="0"/>
  <w15:commentEx w15:paraId="1DAE37B2" w15:done="0"/>
  <w15:commentEx w15:paraId="0AEFC5CE" w15:done="0"/>
  <w15:commentEx w15:paraId="0CB2FC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65EA75" w16cex:dateUtc="2025-10-21T00:30:08Z"/>
  <w16cex:commentExtensible w16cex:durableId="48DEAFF1" w16cex:dateUtc="2025-10-21T00:30:08Z"/>
  <w16cex:commentExtensible w16cex:durableId="280569BB" w16cex:dateUtc="2025-10-21T00:30:08Z"/>
  <w16cex:commentExtensible w16cex:durableId="6D64E71A" w16cex:dateUtc="2025-10-21T00:30:08Z"/>
  <w16cex:commentExtensible w16cex:durableId="220855CE" w16cex:dateUtc="2025-10-21T00:30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5FFBB3" w16cid:durableId="3D65EA75"/>
  <w16cid:commentId w16cid:paraId="70C87B54" w16cid:durableId="48DEAFF1"/>
  <w16cid:commentId w16cid:paraId="1DAE37B2" w16cid:durableId="280569BB"/>
  <w16cid:commentId w16cid:paraId="0AEFC5CE" w16cid:durableId="6D64E71A"/>
  <w16cid:commentId w16cid:paraId="0CB2FC37" w16cid:durableId="220855C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5" w:lineRule="auto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5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BB"/>
    <w:rsid w:val="00462CE6"/>
    <w:rsid w:val="0080188D"/>
    <w:rsid w:val="008261BB"/>
    <w:rsid w:val="008E54BF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DF29"/>
  <w15:chartTrackingRefBased/>
  <w15:docId w15:val="{ED27217D-7D79-47B0-9F64-5B133DF1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261BB"/>
    <w:rPr>
      <w:color w:val="467886" w:themeColor="hyperlink"/>
      <w:u w:val="single"/>
    </w:rPr>
  </w:style>
  <w:style w:type="paragraph" w:styleId="NoSpacing" paragraphProperties="[object Object]">
    <w:name w:val="No Spacing"/>
    <w:uiPriority w:val="1"/>
    <w:qFormat/>
    <w:rsid w:val="008261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62CE6"/>
    <w:rPr>
      <w:sz w:val="16"/>
      <w:szCs w:val="16"/>
    </w:rPr>
  </w:style>
  <w:style w:type="paragraph" w:styleId="CommentText" paragraphProperties="[object Object]">
    <w:name w:val="annotation text"/>
    <w:basedOn w:val="Normal"/>
    <w:link w:val="CommentTextChar"/>
    <w:uiPriority w:val="99"/>
    <w:unhideWhenUsed/>
    <w:rsid w:val="00462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2C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C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microsoft.com/office/2018/08/relationships/commentsExtensible" Target="commentsExtensible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microsoft.com/office/2016/09/relationships/commentsIds" Target="commentsIds.xml" 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microsoft.com/office/2011/relationships/commentsExtended" Target="commentsExtended.xml" /><Relationship Id="rId11" Type="http://schemas.openxmlformats.org/officeDocument/2006/relationships/hyperlink" Target="mailto:jehlers@opengov.com" TargetMode="External" /><Relationship Id="rId5" Type="http://schemas.openxmlformats.org/officeDocument/2006/relationships/comments" Target="comments.xml" /><Relationship Id="rId15" Type="http://schemas.openxmlformats.org/officeDocument/2006/relationships/theme" Target="theme/theme1.xml" /><Relationship Id="rId10" Type="http://schemas.openxmlformats.org/officeDocument/2006/relationships/hyperlink" Target="mailto:msorkin@opengov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 /><Relationship Id="rId14" Type="http://schemas.microsoft.com/office/2011/relationships/people" Target="people.xml" /><Relationship Id="rIddf7ede0b" Type="http://schemas.openxmlformats.org/officeDocument/2006/relationships/header" Target="header1.xml" /><Relationship Id="rIdd78a363c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7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A5E5BD-AD53-4CFD-80C6-6993ADB15415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Moti Sorkin</cp:lastModifiedBy>
  <cp:revision>1</cp:revision>
  <dcterms:created xsi:type="dcterms:W3CDTF">2025-10-18T00:10:00Z</dcterms:created>
  <dcterms:modified xsi:type="dcterms:W3CDTF">2025-10-18T00:49:00Z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0.15.14</vt:lpwstr>
  </property>
</Properties>
</file>