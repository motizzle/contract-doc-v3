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D90788">
      <w:pPr>
        <w:spacing w:after="165" w:lineRule="auto"/>
        <w:jc w:val="center"/>
      </w:pPr>
      <w:r>
        <w:rPr>
          <w:b/>
          <w:rFonts w:ascii="Times New Roman" w:eastAsia="Times New Roman" w:hAnsi="Times New Roman" w:cs="Times New Roman"/>
          <w:sz w:val="44"/>
        </w:rPr>
        <w:t>REDLINED &amp; SIGNED</w:t>
      </w:r>
      <w:br/>
      <w:r>
        <w:rPr>
          <w:i/>
          <w:rFonts w:ascii="Times New Roman" w:eastAsia="Times New Roman" w:hAnsi="Times New Roman" w:cs="Times New Roman"/>
          <w:sz w:val="26"/>
        </w:rPr>
        <w:t>The Contracts System Governments Deserve</w:t>
      </w:r>
    </w:p>
    <w:p w:rsidRDefault="00D90788">
      <w:pPr>
        <w:spacing w:after="0" w:line="240" w:lineRule="auto"/>
        <w:ind w:left="18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PARTIES</w:t>
      </w:r>
    </w:p>
    <w:p w:rsidRDefault="00D90788">
      <w:pPr>
        <w:pStyle w:val="NoSpacing"/>
        <w:spacing w:after="0" w:lineRule="auto"/>
      </w:pPr>
      <w:r>
        <w:rPr>
          <w:rFonts w:ascii="Times New Roman" w:eastAsia="Times New Roman" w:hAnsi="Times New Roman" w:cs="Times New Roman"/>
          <w:sz w:val="22"/>
        </w:rPr>
        <w:t xml:space="preserve">This Memorandum of Understanding (“MOU”) is entered into by and between </w:t>
      </w:r>
      <w:r>
        <w:rPr>
          <w:b/>
          <w:rFonts w:ascii="Times New Roman" w:eastAsia="Times New Roman" w:hAnsi="Times New Roman" w:cs="Times New Roman"/>
          <w:sz w:val="22"/>
        </w:rPr>
        <w:t>OpenGov, Inc. (“OG”)</w:t>
      </w:r>
      <w:r>
        <w:rPr>
          <w:rFonts w:ascii="Times New Roman" w:eastAsia="Times New Roman" w:hAnsi="Times New Roman" w:cs="Times New Roman"/>
          <w:sz w:val="22"/>
        </w:rPr>
        <w:t xml:space="preserve">, a builder of cloud-based brilliance for governments everywhere, and </w:t>
      </w:r>
      <w:r>
        <w:rPr>
          <w:b/>
          <w:rFonts w:ascii="Times New Roman" w:eastAsia="Times New Roman" w:hAnsi="Times New Roman" w:cs="Times New Roman"/>
          <w:sz w:val="22"/>
        </w:rPr>
        <w:t xml:space="preserve">The Center for Oversight of Negotiation, Terms, Redlines, and Clauses (C.O.N.T.R.A.C.T.), </w:t>
      </w:r>
      <w:r>
        <w:rPr>
          <w:rFonts w:ascii="Times New Roman" w:eastAsia="Times New Roman" w:hAnsi="Times New Roman" w:cs="Times New Roman"/>
          <w:sz w:val="22"/>
        </w:rPr>
        <w:t>representing all those who have survived procurement cycles, multi-department reviews, and document version confusion. Collectively, OG and Agency are referred to as the “Parties.”</w:t>
      </w:r>
    </w:p>
    <w:p w:rsidRDefault="00D90788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Default="00D90788">
      <w:pPr>
        <w:spacing w:after="0" w:line="240" w:lineRule="auto"/>
        <w:ind w:left="18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WHEREAS</w:t>
      </w:r>
    </w:p>
    <w:p w:rsidRDefault="00D90788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Government employees deserve </w:t>
      </w:r>
      <w:ins w:id="0" w:author="Moti Sorkin" w:authorEmail="undefined" w:date="2025-10-14T14:46:00Z">
        <w:r>
          <w:rPr>
            <w:rFonts w:ascii="Times New Roman" w:eastAsia="Times New Roman" w:hAnsi="Times New Roman" w:cs="Times New Roman"/>
          </w:rPr>
          <w:t xml:space="preserve">the best possible </w:t>
        </w:r>
      </w:ins>
      <w:r>
        <w:rPr>
          <w:rFonts w:ascii="Times New Roman" w:eastAsia="Times New Roman" w:hAnsi="Times New Roman" w:cs="Times New Roman"/>
        </w:rPr>
        <w:t>tools to do their jobs;</w:t>
      </w:r>
    </w:p>
    <w:p w:rsidRDefault="00D90788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MOU establishes a mutual commitment to design, build, and deploy the best contract system ever conceived, a system that will:</w:t>
      </w:r>
    </w:p>
    <w:p w:rsidRDefault="00D90788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Eliminate </w:t>
      </w:r>
      <w:del w:id="1" w:author="Moti Sorkin" w:authorEmail="undefined" w:date="2025-10-14T14:47:00Z">
        <w:r>
          <w:rPr>
            <w:rFonts w:ascii="Times New Roman" w:eastAsia="Times New Roman" w:hAnsi="Times New Roman" w:cs="Times New Roman"/>
          </w:rPr>
          <w:delText xml:space="preserve">attachment </w:delText>
        </w:r>
      </w:del>
      <w:ins w:id="2" w:author="Moti Sorkin" w:authorEmail="undefined" w:date="2025-10-14T14:47:00Z">
        <w:r>
          <w:rPr>
            <w:rFonts w:ascii="Times New Roman" w:eastAsia="Times New Roman" w:hAnsi="Times New Roman" w:cs="Times New Roman"/>
          </w:rPr>
          <w:t xml:space="preserve">any </w:t>
        </w:r>
      </w:ins>
      <w:r>
        <w:rPr>
          <w:rFonts w:ascii="Times New Roman" w:eastAsia="Times New Roman" w:hAnsi="Times New Roman" w:cs="Times New Roman"/>
        </w:rPr>
        <w:t>confusion and “Final_Final_</w:t>
      </w:r>
      <w:commentRangeStart w:id="0"/>
      <w:r>
        <w:rPr>
          <w:rFonts w:ascii="Times New Roman" w:eastAsia="Times New Roman" w:hAnsi="Times New Roman" w:cs="Times New Roman"/>
        </w:rPr>
        <w:t>UseThisOne</w:t>
      </w:r>
      <w:commentRangeEnd w:id="0"/>
      <w:r>
        <w:commentReference w:id="0"/>
      </w:r>
      <w:r>
        <w:rPr>
          <w:rFonts w:ascii="Times New Roman" w:eastAsia="Times New Roman" w:hAnsi="Times New Roman" w:cs="Times New Roman"/>
        </w:rPr>
        <w:t>.docx”;</w:t>
      </w:r>
    </w:p>
    <w:p w:rsidRDefault="00D90788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Deliver modern redlining, AI-powered assistance, and seamless collaboration;</w:t>
      </w:r>
    </w:p>
    <w:p w:rsidRDefault="00D90788">
      <w:pPr>
        <w:numPr>
          <w:numId w:val="1"/>
          <w:ilvl w:val="0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Allow procurement professionals to reclaim precious hours previously lost to formatting;</w:t>
      </w:r>
    </w:p>
    <w:p w:rsidRDefault="00D90788">
      <w:pPr>
        <w:spacing w:after="0" w:line="240" w:lineRule="auto"/>
        <w:ind w:left="720" w:right="0" w:firstLine="0" w:hanging="0"/>
      </w:pPr>
      <w:br/>
      <w:r>
        <w:rPr>
          <w:rFonts w:ascii="Times New Roman" w:eastAsia="Times New Roman" w:hAnsi="Times New Roman" w:cs="Times New Roman"/>
        </w:rPr>
        <w:t>NOW, THERETWO, THERETHREE, AND THEREFOUR, the parties agree to the following:</w:t>
      </w:r>
      <w:br/>
      <w:bookmarkStart w:id="4" w:name="_Hlk205802719"/>
      <w:bookmarkEnd w:id="4"/>
    </w:p>
    <w:p w:rsidRDefault="00D90788">
      <w:pPr>
        <w:spacing w:after="0" w:line="240" w:lineRule="auto"/>
        <w:ind w:left="27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TIMELINE</w:t>
      </w:r>
    </w:p>
    <w:p w:rsidRDefault="00D9078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>This is our best estimate, and we will update it as we make progress.</w:t>
      </w:r>
    </w:p>
    <w:tbl>
      <w:tblGrid>
        <w:gridCol w:w="1170"/>
        <w:gridCol w:w="2610"/>
        <w:gridCol w:w="1620"/>
        <w:gridCol w:w="1170"/>
        <w:gridCol w:w="1080"/>
        <w:gridCol w:w="1170"/>
      </w:tblGrid>
      <w:tblPr>
        <w:tblStyle w:val="TableGri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r>
        <w:trPr>
          <w:trHeight w:val="345"/>
        </w:trPr>
        <w:tc>
          <w:tcPr>
            <w:tcW w:w="117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</w:rPr>
              <w:t>Phase</w:t>
            </w:r>
          </w:p>
        </w:tc>
        <w:tc>
          <w:tcPr>
            <w:tcW w:w="261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</w:rPr>
              <w:t>Description</w:t>
            </w:r>
          </w:p>
        </w:tc>
        <w:tc>
          <w:tcPr>
            <w:tcW w:w="16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</w:rPr>
              <w:t>Access</w:t>
            </w:r>
          </w:p>
        </w:tc>
        <w:tc>
          <w:tcPr>
            <w:tcW w:w="117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</w:rPr>
              <w:t>Optional</w:t>
            </w:r>
          </w:p>
        </w:tc>
        <w:tc>
          <w:tcPr>
            <w:tcW w:w="10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</w:rPr>
              <w:t>Timing</w:t>
            </w:r>
          </w:p>
        </w:tc>
        <w:tc>
          <w:tcPr>
            <w:tcW w:w="117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</w:rPr>
              <w:t>Status</w:t>
            </w:r>
          </w:p>
        </w:tc>
      </w:tr>
      <w:tr>
        <w:trPr>
          <w:trHeight w:val="345"/>
        </w:trPr>
        <w:tc>
          <w:tcPr>
            <w:tcW w:w="1170" w:type="dxa"/>
            <w:gridSpan w:val="1"/>
            <w:shd w:fill="E2EFD9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Prototype</w:t>
            </w:r>
          </w:p>
        </w:tc>
        <w:tc>
          <w:tcPr>
            <w:tcW w:w="2610" w:type="dxa"/>
            <w:gridSpan w:val="1"/>
            <w:shd w:fill="E2EFD9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Testable application for testing and gathering feedback</w:t>
            </w:r>
          </w:p>
        </w:tc>
        <w:tc>
          <w:tcPr>
            <w:tcW w:w="1620" w:type="dxa"/>
            <w:gridSpan w:val="1"/>
            <w:shd w:fill="E2EFD9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~3-5 customers</w:t>
            </w:r>
          </w:p>
        </w:tc>
        <w:tc>
          <w:tcPr>
            <w:tcW w:w="1170" w:type="dxa"/>
            <w:gridSpan w:val="1"/>
            <w:shd w:fill="E2EFD9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E2EFD9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October 2025</w:t>
            </w:r>
          </w:p>
        </w:tc>
        <w:tc>
          <w:tcPr>
            <w:tcW w:w="1170" w:type="dxa"/>
            <w:gridSpan w:val="1"/>
            <w:shd w:fill="E2EFD9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Done</w:t>
            </w:r>
          </w:p>
        </w:tc>
      </w:tr>
      <w:tr>
        <w:trPr>
          <w:trHeight w:val="345"/>
        </w:trPr>
        <w:tc>
          <w:tcPr>
            <w:tcW w:w="117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Private Preview</w:t>
            </w:r>
          </w:p>
        </w:tc>
        <w:tc>
          <w:tcPr>
            <w:tcW w:w="261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Bare-bones redline experience that works within OpenGov</w:t>
            </w:r>
          </w:p>
        </w:tc>
        <w:tc>
          <w:tcPr>
            <w:tcW w:w="16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~10 customers by invitation</w:t>
            </w:r>
          </w:p>
        </w:tc>
        <w:tc>
          <w:tcPr>
            <w:tcW w:w="1170" w:type="dxa"/>
            <w:gridSpan w:val="1"/>
            <w:shd w:fill="FFFFFF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February 2026</w:t>
            </w:r>
          </w:p>
        </w:tc>
        <w:tc>
          <w:tcPr>
            <w:tcW w:w="117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Building</w:t>
            </w:r>
          </w:p>
        </w:tc>
      </w:tr>
      <w:tr>
        <w:trPr>
          <w:trHeight w:val="345"/>
        </w:trPr>
        <w:tc>
          <w:tcPr>
            <w:tcW w:w="117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Public Preview</w:t>
            </w:r>
          </w:p>
        </w:tc>
        <w:tc>
          <w:tcPr>
            <w:tcW w:w="261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Robust experience including basic AI integration and the vendor experience.</w:t>
            </w:r>
          </w:p>
        </w:tc>
        <w:tc>
          <w:tcPr>
            <w:tcW w:w="16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Internal and larger pool of customers can opt-in</w:t>
            </w:r>
          </w:p>
        </w:tc>
        <w:tc>
          <w:tcPr>
            <w:tcW w:w="1170" w:type="dxa"/>
            <w:gridSpan w:val="1"/>
            <w:shd w:fill="FFFFFF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Mid-2026</w:t>
            </w:r>
          </w:p>
        </w:tc>
        <w:tc>
          <w:tcPr>
            <w:tcW w:w="117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Planning</w:t>
            </w:r>
          </w:p>
        </w:tc>
      </w:tr>
      <w:tr>
        <w:trPr>
          <w:trHeight w:val="345"/>
        </w:trPr>
        <w:tc>
          <w:tcPr>
            <w:tcW w:w="117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MVP</w:t>
            </w:r>
          </w:p>
        </w:tc>
        <w:tc>
          <w:tcPr>
            <w:tcW w:w="261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Full redlining experience, may lack some core functionality</w:t>
            </w:r>
          </w:p>
        </w:tc>
        <w:tc>
          <w:tcPr>
            <w:tcW w:w="16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All (“new features” opt-in button)</w:t>
            </w:r>
          </w:p>
        </w:tc>
        <w:tc>
          <w:tcPr>
            <w:tcW w:w="1170" w:type="dxa"/>
            <w:gridSpan w:val="1"/>
            <w:shd w:fill="FFFFFF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Late 2026</w:t>
            </w:r>
          </w:p>
        </w:tc>
        <w:tc>
          <w:tcPr>
            <w:tcW w:w="117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Roadmap</w:t>
            </w:r>
          </w:p>
        </w:tc>
      </w:tr>
      <w:tr>
        <w:trPr>
          <w:trHeight w:val="345"/>
        </w:trPr>
        <w:tc>
          <w:tcPr>
            <w:tcW w:w="117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Transition</w:t>
            </w:r>
          </w:p>
        </w:tc>
        <w:tc>
          <w:tcPr>
            <w:tcW w:w="261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Fully replace the existing experience</w:t>
            </w:r>
          </w:p>
        </w:tc>
        <w:tc>
          <w:tcPr>
            <w:tcW w:w="16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All</w:t>
            </w:r>
          </w:p>
        </w:tc>
        <w:tc>
          <w:tcPr>
            <w:tcW w:w="1170" w:type="dxa"/>
            <w:gridSpan w:val="1"/>
            <w:shd w:fill="FFFFFF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2027</w:t>
            </w:r>
          </w:p>
        </w:tc>
        <w:tc>
          <w:tcPr>
            <w:tcW w:w="117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Roadmap</w:t>
            </w:r>
          </w:p>
        </w:tc>
      </w:tr>
    </w:tbl>
    <w:p w:rsidRDefault="00D90788">
      <w:pPr>
        <w:spacing w:after="165" w:lineRule="auto"/>
        <w:rPr>
          <w:rFonts w:ascii="Times New Roman" w:eastAsia="Times New Roman" w:hAnsi="Times New Roman" w:cs="Times New Roman"/>
        </w:rPr>
      </w:pPr>
    </w:p>
    <w:p w:rsidRDefault="00D90788">
      <w:pPr>
        <w:spacing w:after="0" w:line="240" w:lineRule="auto"/>
        <w:ind w:left="45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FEEDBACK</w:t>
      </w:r>
    </w:p>
    <w:p w:rsidRDefault="00D9078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We’d love to hear your feedback. Please share </w:t>
      </w:r>
      <w:hyperlink r:id="rId9">
        <w:r>
          <w:rPr>
            <w:color w:val="0563C1"/>
            <w:rFonts w:ascii="Times New Roman" w:eastAsia="Times New Roman" w:hAnsi="Times New Roman" w:cs="Times New Roman"/>
            <w:rStyle w:val="Hyperlink"/>
            <w:u w:val="single"/>
          </w:rPr>
          <w:t>it in this google form</w:t>
        </w:r>
      </w:hyperlink>
      <w:r>
        <w:rPr>
          <w:rFonts w:ascii="Times New Roman" w:eastAsia="Times New Roman" w:hAnsi="Times New Roman" w:cs="Times New Roman"/>
        </w:rPr>
        <w:t xml:space="preserve">. Or email us at </w:t>
      </w:r>
      <w:hyperlink r:id="rId10">
        <w:r>
          <w:rPr>
            <w:color w:val="0563C1"/>
            <w:rFonts w:ascii="Times New Roman" w:eastAsia="Times New Roman" w:hAnsi="Times New Roman" w:cs="Times New Roman"/>
            <w:rStyle w:val="Hyperlink"/>
            <w:u w:val="single"/>
          </w:rPr>
          <w:t>msorkin@opengov.com</w:t>
        </w:r>
      </w:hyperlink>
      <w:r>
        <w:rPr>
          <w:rFonts w:ascii="Times New Roman" w:eastAsia="Times New Roman" w:hAnsi="Times New Roman" w:cs="Times New Roman"/>
        </w:rPr>
        <w:t xml:space="preserve"> and </w:t>
      </w:r>
      <w:hyperlink r:id="rId11">
        <w:r>
          <w:rPr>
            <w:color w:val="0563C1"/>
            <w:rFonts w:ascii="Times New Roman" w:eastAsia="Times New Roman" w:hAnsi="Times New Roman" w:cs="Times New Roman"/>
            <w:rStyle w:val="Hyperlink"/>
            <w:u w:val="single"/>
          </w:rPr>
          <w:t>jehlers@opengov.com</w:t>
        </w:r>
      </w:hyperlink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ab/>
      </w:r>
    </w:p>
    <w:p w:rsidRDefault="00D90788">
      <w:pPr>
        <w:spacing w:after="165" w:lineRule="auto"/>
      </w:pPr>
      <w:r>
        <w:br w:type="page"/>
      </w:r>
    </w:p>
    <w:p w:rsidRDefault="00D90788">
      <w:pPr>
        <w:spacing w:after="0" w:line="240" w:lineRule="auto"/>
        <w:ind w:left="360" w:right="0" w:firstLine="0" w:hanging="0"/>
      </w:pPr>
      <w:r>
        <w:rPr>
          <w:b/>
          <w:rFonts w:ascii="Times New Roman" w:eastAsia="Times New Roman" w:hAnsi="Times New Roman" w:cs="Times New Roman"/>
          <w:sz w:val="28"/>
        </w:rPr>
        <w:t>RELEASE PLAN</w:t>
      </w:r>
    </w:p>
    <w:p w:rsidRDefault="00D9078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Note this is a tentative plan, and we will modify it as we make progress in order to speed up and better align with </w:t>
      </w:r>
      <w:r>
        <w:rPr>
          <w:b/>
          <w:rFonts w:ascii="Times New Roman" w:eastAsia="Times New Roman" w:hAnsi="Times New Roman" w:cs="Times New Roman"/>
        </w:rPr>
        <w:t xml:space="preserve">C.O.N.T.R.A.C.T.’s </w:t>
      </w:r>
      <w:r>
        <w:rPr>
          <w:rFonts w:ascii="Times New Roman" w:eastAsia="Times New Roman" w:hAnsi="Times New Roman" w:cs="Times New Roman"/>
        </w:rPr>
        <w:t>expectations.</w:t>
      </w:r>
    </w:p>
    <w:p w:rsidRDefault="00D90788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Default="00D9078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:rsidRDefault="00D90788">
      <w:pPr>
        <w:spacing w:after="0" w:line="240" w:lineRule="auto"/>
        <w:rPr>
          <w:b/>
          <w:rFonts w:ascii="Times New Roman" w:eastAsia="Times New Roman" w:hAnsi="Times New Roman" w:cs="Times New Roman"/>
        </w:rPr>
      </w:pPr>
    </w:p>
    <w:tbl>
      <w:tblGrid>
        <w:gridCol w:w="4320"/>
        <w:gridCol w:w="1170"/>
        <w:gridCol w:w="1080"/>
        <w:gridCol w:w="1080"/>
        <w:gridCol w:w="1440"/>
      </w:tblGrid>
      <w:tblPr>
        <w:tblStyle w:val="TableGrid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Name</w:t>
            </w:r>
          </w:p>
        </w:tc>
        <w:tc>
          <w:tcPr>
            <w:tcW w:w="117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Private Preview</w:t>
            </w:r>
          </w:p>
        </w:tc>
        <w:tc>
          <w:tcPr>
            <w:tcW w:w="10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Public Preview</w:t>
            </w:r>
          </w:p>
        </w:tc>
        <w:tc>
          <w:tcPr>
            <w:tcW w:w="108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MVP</w:t>
            </w:r>
          </w:p>
        </w:tc>
        <w:tc>
          <w:tcPr>
            <w:tcW w:w="1440" w:type="dxa"/>
            <w:gridSpan w:val="1"/>
            <w:tcMar>
              <w:top w:w="0"/>
              <w:right w:w="120"/>
              <w:bottom w:w="0"/>
              <w:left w:w="120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b/>
                <w:rFonts w:ascii="Times New Roman" w:eastAsia="Times New Roman" w:hAnsi="Times New Roman" w:cs="Times New Roman"/>
                <w:sz w:val="22"/>
              </w:rPr>
              <w:t>Transition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bookmarkStart w:id="5" w:name="_Hlk206417645"/>
            <w:bookmarkEnd w:id="5"/>
            <w:r>
              <w:rPr>
                <w:rFonts w:ascii="Times New Roman" w:eastAsia="Times New Roman" w:hAnsi="Times New Roman" w:cs="Times New Roman"/>
                <w:sz w:val="22"/>
              </w:rPr>
              <w:t>Core infra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File management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User management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Check-in / check-out</w:t>
            </w:r>
          </w:p>
        </w:tc>
        <w:tc>
          <w:tcPr>
            <w:tcW w:w="117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bottom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9090" w:type="dxa"/>
            <w:gridSpan w:val="5"/>
            <w:shd w:fill="E7E6E6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Basic AI integration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Vendor experience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Signatures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Variables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AI dashboard (track changes, comments, etc)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AI version comparison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AI negotiator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9090" w:type="dxa"/>
            <w:gridSpan w:val="5"/>
            <w:shd w:fill="E7E6E6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Section control (locking)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Section control (automation)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Template end-to-end experience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Compile a contract packet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9090" w:type="dxa"/>
            <w:gridSpan w:val="5"/>
            <w:shd w:fill="E7E6E6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  <w:rPr>
                <w:rFonts w:ascii="Times New Roman" w:eastAsia="Times New Roman" w:hAnsi="Times New Roman" w:cs="Times New Roman"/>
                <w:sz w:val="22"/>
              </w:rPr>
            </w:pP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Concurrent editing 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  <w:tr>
        <w:trPr>
          <w:trHeight w:val="285"/>
        </w:trPr>
        <w:tc>
          <w:tcPr>
            <w:tcW w:w="4320" w:type="dxa"/>
            <w:gridSpan w:val="1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Email automation</w:t>
            </w:r>
          </w:p>
        </w:tc>
        <w:tc>
          <w:tcPr>
            <w:tcW w:w="117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080" w:type="dxa"/>
            <w:gridSpan w:val="1"/>
            <w:shd w:fill="FE9E9C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No</w:t>
            </w:r>
          </w:p>
        </w:tc>
        <w:tc>
          <w:tcPr>
            <w:tcW w:w="1440" w:type="dxa"/>
            <w:gridSpan w:val="1"/>
            <w:shd w:fill="C5E0B3"/>
            <w:tcMar>
              <w:top w:w="0"/>
              <w:right w:w="120"/>
              <w:bottom w:w="0"/>
              <w:left w:w="120"/>
            </w:tcMar>
            <w:vAlign w:val="center"/>
            <w:tcBorders>
              <w:bottom w:val="single" w:color="000000" w:sz="4" w:space="0"/>
              <w:right w:val="single" w:color="000000" w:sz="4" w:space="0"/>
            </w:tcBorders>
          </w:tcPr>
          <w:p w:rsidRDefault="00D90788">
            <w:pPr>
              <w:spacing w:after="165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>Yes</w:t>
            </w:r>
          </w:p>
        </w:tc>
      </w:tr>
    </w:tbl>
    <w:p w:rsidRDefault="00D90788">
      <w:pPr>
        <w:spacing w:after="165" w:lineRule="auto"/>
      </w:pPr>
      <w:r>
        <w:br w:type="page"/>
      </w:r>
    </w:p>
    <w:p w:rsidRDefault="00D90788">
      <w:pPr>
        <w:spacing w:after="0" w:line="240" w:lineRule="auto"/>
        <w:ind w:left="450" w:right="0" w:firstLine="0" w:hanging="0"/>
        <w:jc w:val="center"/>
      </w:pPr>
      <w:r>
        <w:rPr>
          <w:b/>
          <w:rFonts w:ascii="Times New Roman" w:eastAsia="Times New Roman" w:hAnsi="Times New Roman" w:cs="Times New Roman"/>
          <w:sz w:val="28"/>
        </w:rPr>
        <w:t>SIGNATURE PAGE</w:t>
      </w:r>
    </w:p>
    <w:p w:rsidRDefault="00D90788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Default="00D90788">
      <w:pPr>
        <w:spacing w:after="0" w:line="240" w:lineRule="auto"/>
      </w:pPr>
      <w:r>
        <w:rPr>
          <w:rFonts w:ascii="Times New Roman" w:eastAsia="Times New Roman" w:hAnsi="Times New Roman" w:cs="Times New Roman"/>
        </w:rPr>
        <w:t>IN WITNESS WHEREOF, the Parties have executed this Memorandum of Understanding with hope, humor, and high expectations.</w:t>
      </w:r>
    </w:p>
    <w:p w:rsidRDefault="00D90788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Default="00D90788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Grid>
        <w:gridCol w:w="5085"/>
        <w:gridCol w:w="5070"/>
      </w:tblGrid>
      <w:tblPr>
        <w:tblBorders/>
        <w:tblCellSpacing w:w="15" w:type="dxa"/>
      </w:tblPr>
      <w:tr>
        <w:tc>
          <w:tcPr>
            <w:tcW w:w="5085" w:type="dxa"/>
            <w:gridSpan w:val="1"/>
            <w:tcMar/>
            <w:vAlign w:val="center"/>
          </w:tcPr>
          <w:p w:rsidRDefault="00D90788">
            <w:pPr>
              <w:spacing w:after="0" w:line="240" w:lineRule="auto"/>
            </w:pPr>
            <w:r>
              <w:rPr>
                <w:b/>
                <w:rFonts w:ascii="Times New Roman" w:eastAsia="Times New Roman" w:hAnsi="Times New Roman" w:cs="Times New Roman"/>
              </w:rPr>
              <w:t>OpenGov, Inc.</w:t>
            </w:r>
          </w:p>
        </w:tc>
        <w:tc>
          <w:tcPr>
            <w:tcW w:w="5070" w:type="dxa"/>
            <w:gridSpan w:val="1"/>
            <w:tcMar/>
            <w:vAlign w:val="center"/>
          </w:tcPr>
          <w:p w:rsidRDefault="00D90788">
            <w:pPr>
              <w:spacing w:after="0" w:line="240" w:lineRule="auto"/>
              <w:ind w:left="0" w:right="-2595" w:firstLine="0" w:hanging="0"/>
            </w:pPr>
            <w:r>
              <w:rPr>
                <w:b/>
                <w:rFonts w:ascii="Times New Roman" w:eastAsia="Times New Roman" w:hAnsi="Times New Roman" w:cs="Times New Roman"/>
              </w:rPr>
              <w:t>C.O.N.T.R.A.C.T.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D90788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</w:rPr>
              <w:t>Signature: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</w:t>
            </w:r>
          </w:p>
          <w:p w:rsidRDefault="00D90788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</w:rPr>
              <w:t>Date: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:rsidRDefault="00D90788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</w:rPr>
              <w:t>Name:</w:t>
            </w:r>
            <w:r>
              <w:rPr>
                <w:rFonts w:ascii="Times New Roman" w:eastAsia="Times New Roman" w:hAnsi="Times New Roman" w:cs="Times New Roman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u w:val="single"/>
              </w:rPr>
              <w:t>Yuri Lee Laffed____________</w:t>
            </w:r>
            <w:r>
              <w:rPr>
                <w:rFonts w:ascii="Times New Roman" w:eastAsia="Times New Roman" w:hAnsi="Times New Roman" w:cs="Times New Roman"/>
              </w:rPr>
              <w:t>______________</w:t>
            </w:r>
          </w:p>
        </w:tc>
        <w:tc>
          <w:tcPr>
            <w:tcW w:w="5070" w:type="dxa"/>
            <w:gridSpan w:val="1"/>
            <w:tcMar/>
            <w:vAlign w:val="center"/>
          </w:tcPr>
          <w:p w:rsidRDefault="00D90788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</w:rPr>
              <w:t>Signature: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</w:t>
            </w:r>
          </w:p>
          <w:p w:rsidRDefault="00D90788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</w:rPr>
              <w:t>Date: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:rsidRDefault="00D90788">
            <w:pPr>
              <w:spacing w:after="0" w:line="240" w:lineRule="auto"/>
              <w:ind w:left="0" w:right="-2595" w:firstLine="0" w:hanging="0"/>
            </w:pPr>
            <w:r>
              <w:rPr>
                <w:i/>
                <w:rFonts w:ascii="Times New Roman" w:eastAsia="Times New Roman" w:hAnsi="Times New Roman" w:cs="Times New Roman"/>
              </w:rPr>
              <w:t>Name: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Kahn T. Rhhacked__________</w:t>
            </w:r>
            <w:r>
              <w:rPr>
                <w:rFonts w:ascii="Times New Roman" w:eastAsia="Times New Roman" w:hAnsi="Times New Roman" w:cs="Times New Roman"/>
              </w:rPr>
              <w:t>__________________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D90788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</w:rPr>
              <w:t>Title: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Builder of Dreams and Databases</w:t>
            </w:r>
          </w:p>
        </w:tc>
        <w:tc>
          <w:tcPr>
            <w:tcW w:w="5070" w:type="dxa"/>
            <w:gridSpan w:val="1"/>
            <w:tcMar/>
            <w:vAlign w:val="center"/>
          </w:tcPr>
          <w:p w:rsidRDefault="00D90788">
            <w:pPr>
              <w:spacing w:after="0" w:line="240" w:lineRule="auto"/>
              <w:ind w:left="0" w:right="-2595" w:firstLine="0" w:hanging="0"/>
            </w:pPr>
            <w:r>
              <w:rPr>
                <w:i/>
                <w:rFonts w:ascii="Times New Roman" w:eastAsia="Times New Roman" w:hAnsi="Times New Roman" w:cs="Times New Roman"/>
              </w:rPr>
              <w:t>Title: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Junior Obstreperous Advisor___</w:t>
            </w:r>
          </w:p>
        </w:tc>
      </w:tr>
    </w:tbl>
    <w:p w:rsidRDefault="00D90788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Grid>
        <w:gridCol w:w="5085"/>
      </w:tblGrid>
      <w:tblPr>
        <w:tblBorders/>
        <w:tblCellSpacing w:w="15" w:type="dxa"/>
      </w:tblPr>
      <w:tr>
        <w:tc>
          <w:tcPr>
            <w:tcW w:w="5085" w:type="dxa"/>
            <w:gridSpan w:val="1"/>
            <w:tcMar/>
            <w:vAlign w:val="center"/>
          </w:tcPr>
          <w:p w:rsidRDefault="00D90788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</w:rPr>
              <w:t>Signature: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</w:t>
            </w:r>
          </w:p>
          <w:p w:rsidRDefault="00D90788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</w:rPr>
              <w:t>Date: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:rsidRDefault="00D90788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</w:rPr>
              <w:t>Name:</w:t>
            </w:r>
            <w:r>
              <w:rPr>
                <w:rFonts w:ascii="Times New Roman" w:eastAsia="Times New Roman" w:hAnsi="Times New Roman" w:cs="Times New Roman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u w:val="single"/>
              </w:rPr>
              <w:t>Hugh R. Ewe______________</w:t>
            </w:r>
            <w:r>
              <w:rPr>
                <w:rFonts w:ascii="Times New Roman" w:eastAsia="Times New Roman" w:hAnsi="Times New Roman" w:cs="Times New Roman"/>
              </w:rPr>
              <w:t>______________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D90788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</w:rPr>
              <w:t>Title: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Head of Identity Verification</w:t>
            </w:r>
          </w:p>
        </w:tc>
      </w:tr>
    </w:tbl>
    <w:p w:rsidRDefault="00D90788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Grid>
        <w:gridCol w:w="5085"/>
      </w:tblGrid>
      <w:tblPr>
        <w:tblBorders/>
        <w:tblCellSpacing w:w="15" w:type="dxa"/>
      </w:tblPr>
      <w:tr>
        <w:tc>
          <w:tcPr>
            <w:tcW w:w="5085" w:type="dxa"/>
            <w:gridSpan w:val="1"/>
            <w:tcMar/>
            <w:vAlign w:val="center"/>
          </w:tcPr>
          <w:p w:rsidRDefault="00D90788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</w:rPr>
              <w:t>Signature: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</w:t>
            </w:r>
          </w:p>
          <w:p w:rsidRDefault="00D90788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</w:rPr>
              <w:t>Date:</w:t>
            </w:r>
            <w:r>
              <w:rPr>
                <w:rFonts w:ascii="Times New Roman" w:eastAsia="Times New Roman" w:hAnsi="Times New Roman" w:cs="Times New Roman"/>
              </w:rPr>
              <w:t xml:space="preserve"> __________________________</w:t>
            </w:r>
          </w:p>
          <w:p w:rsidRDefault="00D90788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</w:rPr>
              <w:t>Name:</w:t>
            </w:r>
            <w:r>
              <w:rPr>
                <w:rFonts w:ascii="Times New Roman" w:eastAsia="Times New Roman" w:hAnsi="Times New Roman" w:cs="Times New Roman"/>
              </w:rPr>
              <w:t xml:space="preserve"> _</w:t>
            </w:r>
            <w:r>
              <w:rPr>
                <w:rFonts w:ascii="Times New Roman" w:eastAsia="Times New Roman" w:hAnsi="Times New Roman" w:cs="Times New Roman"/>
                <w:u w:val="single"/>
              </w:rPr>
              <w:t>Gettysburger King__________</w:t>
            </w:r>
            <w:r>
              <w:rPr>
                <w:rFonts w:ascii="Times New Roman" w:eastAsia="Times New Roman" w:hAnsi="Times New Roman" w:cs="Times New Roman"/>
              </w:rPr>
              <w:t>______________</w:t>
            </w:r>
          </w:p>
        </w:tc>
      </w:tr>
      <w:tr>
        <w:tc>
          <w:tcPr>
            <w:tcW w:w="5085" w:type="dxa"/>
            <w:gridSpan w:val="1"/>
            <w:tcMar/>
            <w:vAlign w:val="center"/>
          </w:tcPr>
          <w:p w:rsidRDefault="00D90788">
            <w:pPr>
              <w:spacing w:after="0" w:line="240" w:lineRule="auto"/>
            </w:pPr>
            <w:r>
              <w:rPr>
                <w:i/>
                <w:rFonts w:ascii="Times New Roman" w:eastAsia="Times New Roman" w:hAnsi="Times New Roman" w:cs="Times New Roman"/>
              </w:rPr>
              <w:t>Title: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u w:val="single"/>
              </w:rPr>
              <w:t>Secretary of Whoppers United___</w:t>
            </w:r>
          </w:p>
        </w:tc>
      </w:tr>
    </w:tbl>
    <w:p w:rsidRDefault="0073406C">
      <w:pPr>
        <w:spacing w:after="165" w:lineRule="auto"/>
      </w:pPr>
    </w:p>
    <w:sectPr w:rsidR="0073406C">
      <w:pgSz w:w="12240" w:h="15840"/>
      <w:pgMar w:top="1440" w:right="1440" w:bottom="1440" w:left="1440" w:header="720" w:footer="720" w:gutter="0"/>
      <w:cols w:space="720"/>
      <w:docGrid w:linePitch="360"/>
      <w:headerReference w:type="default" r:id="rIdd7e38729"/>
      <w:footerReference w:type="default" r:id="rId0ab37427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Moti Sorkin" w:date="2025-10-31T00:07:13Z" w:initials="MS" custom:internalId="75f975bc-fc8a-454d-927d-50d04d311714" custom:trackedChange="false" custom:trackedChangeText="null" custom:trackedChangeType="null" custom:trackedDeletedText="null">
    <w:p w14:paraId="7D5410A9">
      <w:r>
        <w:rPr>
          <w:rStyle w:val="CommentReference"/>
        </w:rPr>
        <w:annotationRef/>
      </w:r>
      <w:pPr>
        <w:spacing w:before="0" w:after="0" w:lineRule="auto"/>
      </w:pPr>
      <w:r>
        <w:t>I hate those!</w:t>
      </w:r>
    </w:p>
  </w:comment>
  <w:comment xmlns:custom="http://schemas.openxmlformats.org/wordprocessingml/2006/main" w:id="1" w:author="Moti Sorkin" w:date="2025-10-14T14:46:00Z" w:initials="MS" custom:internalId="0" custom:trackedChange="true" custom:trackedChangeText="the best possible " custom:trackedChangeType="trackInsert" custom:trackedDeletedText="null">
    <w:p w14:paraId="738C7D69">
      <w:r>
        <w:rPr>
          <w:rStyle w:val="CommentReference"/>
        </w:rPr>
        <w:annotationRef/>
      </w:r>
      <w:pPr>
        <w:spacing w:before="0" w:after="0" w:lineRule="auto"/>
      </w:pPr>
    </w:p>
  </w:comment>
  <w:comment xmlns:custom="http://schemas.openxmlformats.org/wordprocessingml/2006/main" w:id="2" w:author="Moti Sorkin" w:date="2025-10-14T14:47:00Z" w:initials="MS" custom:internalId="1" custom:trackedChange="true" custom:trackedChangeText="null" custom:trackedChangeType="trackDelete" custom:trackedDeletedText="attachment ">
    <w:p w14:paraId="1D8EEB26">
      <w:r>
        <w:rPr>
          <w:rStyle w:val="CommentReference"/>
        </w:rPr>
        <w:annotationRef/>
      </w:r>
      <w:pPr>
        <w:spacing w:before="0" w:after="0" w:lineRule="auto"/>
      </w:pPr>
    </w:p>
  </w:comment>
  <w:comment xmlns:custom="http://schemas.openxmlformats.org/wordprocessingml/2006/main" w:id="3" w:author="Moti Sorkin" w:date="2025-10-14T14:47:00Z" w:initials="MS" custom:internalId="2" custom:trackedChange="true" custom:trackedChangeText="any " custom:trackedChangeType="trackInsert" custom:trackedDeletedText="null">
    <w:p w14:paraId="230CA699">
      <w:r>
        <w:rPr>
          <w:rStyle w:val="CommentReference"/>
        </w:rPr>
        <w:annotationRef/>
      </w:r>
      <w:pPr>
        <w:spacing w:before="0" w:after="0" w:lineRule="aut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5410A9" w15:done="0"/>
  <w15:commentEx w15:paraId="738C7D69" w15:done="0"/>
  <w15:commentEx w15:paraId="1D8EEB26" w15:done="0"/>
  <w15:commentEx w15:paraId="230CA6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AD9D36" w16cex:dateUtc="2025-10-31T00:07:34Z"/>
  <w16cex:commentExtensible w16cex:durableId="104D7E2D" w16cex:dateUtc="2025-10-31T00:07:34Z"/>
  <w16cex:commentExtensible w16cex:durableId="506A04CA" w16cex:dateUtc="2025-10-31T00:07:34Z"/>
  <w16cex:commentExtensible w16cex:durableId="2D3339D9" w16cex:dateUtc="2025-10-31T00:07:34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5410A9" w16cid:durableId="25AD9D36"/>
  <w16cid:commentId w16cid:paraId="738C7D69" w16cid:durableId="104D7E2D"/>
  <w16cid:commentId w16cid:paraId="1D8EEB26" w16cid:durableId="506A04CA"/>
  <w16cid:commentId w16cid:paraId="230CA699" w16cid:durableId="2D3339D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41"/>
    <w:rsid w:val="0073406C"/>
    <w:rsid w:val="00D90788"/>
    <w:rsid w:val="00E54D41"/>
    <w:rsid w:val="00E6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1C536"/>
  <w15:chartTrackingRefBased/>
  <w15:docId w15:val="{E74684AF-8BC4-4CE8-A99C-2086E4C40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0788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90788"/>
    <w:rPr>
      <w:color w:val="0563C1" w:themeColor="hyperlink"/>
      <w:u w:val="single"/>
    </w:rPr>
  </w:style>
  <w:style w:type="paragraph" w:styleId="NoSpacing" paragraphProperties="[object Object]">
    <w:name w:val="No Spacing"/>
    <w:uiPriority w:val="1"/>
    <w:qFormat/>
    <w:rsid w:val="00D90788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D90788"/>
    <w:rPr>
      <w:sz w:val="16"/>
      <w:szCs w:val="16"/>
    </w:rPr>
  </w:style>
  <w:style w:type="paragraph" w:styleId="CommentText" paragraphProperties="[object Object]">
    <w:name w:val="annotation text"/>
    <w:basedOn w:val="Normal"/>
    <w:link w:val="CommentTextChar"/>
    <w:uiPriority w:val="99"/>
    <w:unhideWhenUsed/>
    <w:rsid w:val="00D90788"/>
    <w:pPr>
      <w:spacing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0788"/>
    <w:rPr>
      <w:kern w:val="2"/>
      <w:sz w:val="20"/>
      <w:szCs w:val="20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microsoft.com/office/2018/08/relationships/commentsExtensible" Target="commentsExtensible.xml" /><Relationship Id="rId13" Type="http://schemas.microsoft.com/office/2011/relationships/people" Target="people.xml" /><Relationship Id="rId3" Type="http://schemas.openxmlformats.org/officeDocument/2006/relationships/settings" Target="settings.xml" /><Relationship Id="rId7" Type="http://schemas.microsoft.com/office/2016/09/relationships/commentsIds" Target="commentsIds.xm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microsoft.com/office/2011/relationships/commentsExtended" Target="commentsExtended.xml" /><Relationship Id="rId11" Type="http://schemas.openxmlformats.org/officeDocument/2006/relationships/hyperlink" Target="mailto:jehlers@opengov.com" TargetMode="External" /><Relationship Id="rId5" Type="http://schemas.openxmlformats.org/officeDocument/2006/relationships/comments" Target="comments.xml" /><Relationship Id="rId10" Type="http://schemas.openxmlformats.org/officeDocument/2006/relationships/hyperlink" Target="mailto:msorkin@opengov.com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forms.gle/m9ZDfsdtFBe59dpA7" TargetMode="External" /><Relationship Id="rId14" Type="http://schemas.openxmlformats.org/officeDocument/2006/relationships/theme" Target="theme/theme1.xml" /><Relationship Id="rIdd7e38729" Type="http://schemas.openxmlformats.org/officeDocument/2006/relationships/header" Target="header1.xml" /><Relationship Id="rId0ab37427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" visibility="1" width="47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a514d73-03c9-4a9f-a5f3-c246ac785751}">
  <we:reference id="7a514d73-03c9-4a9f-a5f3-c246ac785751" version="1.0.1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584</Words>
  <Characters>3331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OpenGov FTW</dc:creator>
  <cp:lastModifiedBy>Moti Sorkin</cp:lastModifiedBy>
  <cp:revision>2</cp:revision>
  <dcterms:created xsi:type="dcterms:W3CDTF">2025-10-30T23:54:00Z</dcterms:created>
  <dcterms:modified xsi:type="dcterms:W3CDTF">2025-10-30T23:54:00Z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0.15.14</vt:lpwstr>
  </property>
</Properties>
</file>