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024A" w14:textId="77777777" w:rsidR="00531C3D" w:rsidRPr="00673D6C" w:rsidRDefault="00531C3D" w:rsidP="00673D6C">
      <w:pPr>
        <w:spacing w:after="165"/>
        <w:jc w:val="center"/>
      </w:pPr>
      <w:r w:rsidRPr="00673D6C">
        <w:rPr>
          <w:rFonts w:ascii="Times New Roman" w:eastAsia="Times New Roman" w:hAnsi="Times New Roman" w:cs="Times New Roman"/>
          <w:b/>
          <w:sz w:val="44"/>
        </w:rPr>
        <w:t>REDLINED &amp; SIGNED</w:t>
      </w:r>
      <w:r w:rsidRPr="00673D6C"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7AFD7C30" w14:textId="77777777" w:rsidR="00531C3D" w:rsidRPr="00673D6C" w:rsidRDefault="00531C3D">
      <w:pPr>
        <w:spacing w:after="0" w:line="240" w:lineRule="auto"/>
        <w:ind w:left="180"/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69923D30" w14:textId="77777777" w:rsidR="00531C3D" w:rsidRPr="00DE68DA" w:rsidRDefault="00531C3D" w:rsidP="00673D6C">
      <w:pPr>
        <w:pStyle w:val="NoSpacing"/>
      </w:pPr>
      <w:r w:rsidRPr="00673D6C">
        <w:rPr>
          <w:rFonts w:ascii="Times New Roman" w:eastAsia="Times New Roman" w:hAnsi="Times New Roman" w:cs="Times New Roman"/>
          <w:sz w:val="22"/>
        </w:rPr>
        <w:t xml:space="preserve">This </w:t>
      </w:r>
      <w:r w:rsidRPr="00DE68DA">
        <w:rPr>
          <w:rFonts w:ascii="Times New Roman" w:eastAsia="Times New Roman" w:hAnsi="Times New Roman" w:cs="Times New Roman"/>
          <w:sz w:val="22"/>
        </w:rPr>
        <w:t xml:space="preserve">Memorandum of Understanding (“MOU”) is entered into by and between </w:t>
      </w:r>
      <w:r w:rsidRPr="00DE68DA">
        <w:rPr>
          <w:rFonts w:ascii="Times New Roman" w:eastAsia="Times New Roman" w:hAnsi="Times New Roman" w:cs="Times New Roman"/>
          <w:b/>
          <w:sz w:val="22"/>
        </w:rPr>
        <w:t>OpenGov, Inc. (“OG”)</w:t>
      </w:r>
      <w:r w:rsidRPr="00DE68DA">
        <w:rPr>
          <w:rFonts w:ascii="Times New Roman" w:eastAsia="Times New Roman" w:hAnsi="Times New Roman" w:cs="Times New Roman"/>
          <w:sz w:val="22"/>
        </w:rPr>
        <w:t xml:space="preserve">, a builder of cloud-based brilliance for governments everywhere, and </w:t>
      </w:r>
      <w:r w:rsidRPr="00DE68DA">
        <w:rPr>
          <w:rFonts w:ascii="Times New Roman" w:eastAsia="Times New Roman" w:hAnsi="Times New Roman" w:cs="Times New Roman"/>
          <w:b/>
          <w:sz w:val="22"/>
        </w:rPr>
        <w:t xml:space="preserve">The Center for Oversight of Negotiation, Terms, Redlines, and Clauses (C.O.N.T.R.A.C.T.), </w:t>
      </w:r>
      <w:r w:rsidRPr="00DE68DA">
        <w:rPr>
          <w:rFonts w:ascii="Times New Roman" w:eastAsia="Times New Roman" w:hAnsi="Times New Roman" w:cs="Times New Roman"/>
          <w:sz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2A424F1A" w14:textId="77777777" w:rsidR="00531C3D" w:rsidRPr="00DE68DA" w:rsidRDefault="00531C3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CE16B2A" w14:textId="77777777" w:rsidR="00531C3D" w:rsidRPr="00673D6C" w:rsidRDefault="00531C3D">
      <w:pPr>
        <w:spacing w:after="0" w:line="240" w:lineRule="auto"/>
        <w:ind w:left="180"/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7ED91879" w14:textId="77777777" w:rsidR="00531C3D" w:rsidRPr="006F5A2D" w:rsidRDefault="00531C3D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6F5A2D">
        <w:rPr>
          <w:rFonts w:ascii="Times New Roman" w:eastAsia="Times New Roman" w:hAnsi="Times New Roman" w:cs="Times New Roman"/>
          <w:sz w:val="22"/>
        </w:rPr>
        <w:t xml:space="preserve">Government employees deserve </w:t>
      </w:r>
      <w:ins w:id="0" w:author="Moti Sorkin" w:date="2025-10-14T14:46:00Z">
        <w:r>
          <w:rPr>
            <w:rFonts w:ascii="Times New Roman" w:eastAsia="Times New Roman" w:hAnsi="Times New Roman" w:cs="Times New Roman"/>
            <w:sz w:val="22"/>
          </w:rPr>
          <w:t xml:space="preserve">the best possible </w:t>
        </w:r>
      </w:ins>
      <w:r w:rsidRPr="006F5A2D">
        <w:rPr>
          <w:rFonts w:ascii="Times New Roman" w:eastAsia="Times New Roman" w:hAnsi="Times New Roman" w:cs="Times New Roman"/>
          <w:sz w:val="22"/>
        </w:rPr>
        <w:t>tools to do their jobs;</w:t>
      </w:r>
    </w:p>
    <w:p w14:paraId="698CE193" w14:textId="77777777" w:rsidR="00531C3D" w:rsidRPr="006F5A2D" w:rsidRDefault="00531C3D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6F5A2D">
        <w:rPr>
          <w:rFonts w:ascii="Times New Roman" w:eastAsia="Times New Roman" w:hAnsi="Times New Roman" w:cs="Times New Roman"/>
          <w:sz w:val="22"/>
        </w:rPr>
        <w:t>This MOU establishes a mutual commitment to design, build, and deploy the best contract system ever conceived, a system that will:</w:t>
      </w:r>
    </w:p>
    <w:p w14:paraId="5CB6BBE9" w14:textId="77777777" w:rsidR="00531C3D" w:rsidRPr="006F5A2D" w:rsidRDefault="00531C3D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6F5A2D">
        <w:rPr>
          <w:rFonts w:ascii="Times New Roman" w:eastAsia="Times New Roman" w:hAnsi="Times New Roman" w:cs="Times New Roman"/>
          <w:sz w:val="22"/>
        </w:rPr>
        <w:t xml:space="preserve">Eliminate </w:t>
      </w:r>
      <w:del w:id="1" w:author="Moti Sorkin" w:date="2025-10-14T14:47:00Z">
        <w:r>
          <w:rPr>
            <w:rFonts w:ascii="Times New Roman" w:eastAsia="Times New Roman" w:hAnsi="Times New Roman" w:cs="Times New Roman"/>
            <w:sz w:val="22"/>
          </w:rPr>
          <w:delText xml:space="preserve">attachment </w:delText>
        </w:r>
      </w:del>
      <w:ins w:id="2" w:author="Moti Sorkin" w:date="2025-10-14T14:47:00Z">
        <w:r>
          <w:rPr>
            <w:rFonts w:ascii="Times New Roman" w:eastAsia="Times New Roman" w:hAnsi="Times New Roman" w:cs="Times New Roman"/>
            <w:sz w:val="22"/>
          </w:rPr>
          <w:t xml:space="preserve">any </w:t>
        </w:r>
      </w:ins>
      <w:r w:rsidRPr="006F5A2D">
        <w:rPr>
          <w:rFonts w:ascii="Times New Roman" w:eastAsia="Times New Roman" w:hAnsi="Times New Roman" w:cs="Times New Roman"/>
          <w:sz w:val="22"/>
        </w:rPr>
        <w:t>confusion and “Final_Final_</w:t>
      </w:r>
      <w:commentRangeStart w:id="3"/>
      <w:r w:rsidRPr="006F5A2D">
        <w:rPr>
          <w:rFonts w:ascii="Times New Roman" w:eastAsia="Times New Roman" w:hAnsi="Times New Roman" w:cs="Times New Roman"/>
          <w:sz w:val="22"/>
        </w:rPr>
        <w:t>UseThisOne</w:t>
      </w:r>
      <w:commentRangeEnd w:id="3"/>
      <w:r w:rsidRPr="006F5A2D">
        <w:rPr>
          <w:rStyle w:val="CommentReference"/>
          <w:rFonts w:ascii="Times New Roman" w:eastAsia="Times New Roman" w:hAnsi="Times New Roman" w:cs="Times New Roman"/>
          <w:sz w:val="22"/>
          <w:szCs w:val="24"/>
        </w:rPr>
        <w:commentReference w:id="3"/>
      </w:r>
      <w:r w:rsidRPr="006F5A2D">
        <w:rPr>
          <w:rFonts w:ascii="Times New Roman" w:eastAsia="Times New Roman" w:hAnsi="Times New Roman" w:cs="Times New Roman"/>
          <w:sz w:val="22"/>
        </w:rPr>
        <w:t>.docx”;</w:t>
      </w:r>
    </w:p>
    <w:p w14:paraId="6953CEFB" w14:textId="77777777" w:rsidR="00531C3D" w:rsidRPr="006F5A2D" w:rsidRDefault="00531C3D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6F5A2D">
        <w:rPr>
          <w:rFonts w:ascii="Times New Roman" w:eastAsia="Times New Roman" w:hAnsi="Times New Roman" w:cs="Times New Roman"/>
          <w:sz w:val="22"/>
        </w:rPr>
        <w:t>Deliver modern redlining, AI-powered assistance, and seamless collaboration;</w:t>
      </w:r>
    </w:p>
    <w:p w14:paraId="4F385E41" w14:textId="77777777" w:rsidR="00531C3D" w:rsidRPr="006F5A2D" w:rsidRDefault="00531C3D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6F5A2D">
        <w:rPr>
          <w:rFonts w:ascii="Times New Roman" w:eastAsia="Times New Roman" w:hAnsi="Times New Roman" w:cs="Times New Roman"/>
          <w:sz w:val="22"/>
        </w:rPr>
        <w:t>Allow procurement professionals to reclaim precious hours previously lost to formatting;</w:t>
      </w:r>
    </w:p>
    <w:p w14:paraId="4084D31B" w14:textId="77777777" w:rsidR="00531C3D" w:rsidRPr="006F5A2D" w:rsidRDefault="00531C3D" w:rsidP="00673D6C">
      <w:pPr>
        <w:spacing w:after="0" w:line="240" w:lineRule="auto"/>
        <w:ind w:left="720"/>
      </w:pPr>
      <w:r w:rsidRPr="006F5A2D">
        <w:br/>
      </w:r>
      <w:r w:rsidRPr="006F5A2D">
        <w:rPr>
          <w:rFonts w:ascii="Times New Roman" w:eastAsia="Times New Roman" w:hAnsi="Times New Roman" w:cs="Times New Roman"/>
          <w:sz w:val="22"/>
        </w:rPr>
        <w:t>NOW, THERETWO, THERETHREE, AND THEREFOUR, the parties agree to the following:</w:t>
      </w:r>
      <w:r w:rsidRPr="006F5A2D">
        <w:br/>
      </w:r>
      <w:bookmarkStart w:id="4" w:name="_Hlk205802719"/>
      <w:bookmarkEnd w:id="4"/>
    </w:p>
    <w:p w14:paraId="42A39770" w14:textId="77777777" w:rsidR="00531C3D" w:rsidRPr="00673D6C" w:rsidRDefault="00531C3D">
      <w:pPr>
        <w:spacing w:after="0" w:line="240" w:lineRule="auto"/>
        <w:ind w:left="270"/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18F57B5B" w14:textId="77777777" w:rsidR="00531C3D" w:rsidRPr="007E70DD" w:rsidRDefault="00531C3D">
      <w:pPr>
        <w:spacing w:after="0" w:line="240" w:lineRule="auto"/>
      </w:pPr>
      <w:r w:rsidRPr="007E70DD">
        <w:rPr>
          <w:rFonts w:ascii="Times New Roman" w:eastAsia="Times New Roman" w:hAnsi="Times New Roman" w:cs="Times New Roman"/>
        </w:rPr>
        <w:t>This is our best estimate, and we will update it as we make progress.</w:t>
      </w:r>
    </w:p>
    <w:tbl>
      <w:tblPr>
        <w:tblStyle w:val="TableGrid"/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610"/>
        <w:gridCol w:w="1620"/>
        <w:gridCol w:w="1170"/>
        <w:gridCol w:w="1080"/>
        <w:gridCol w:w="1170"/>
      </w:tblGrid>
      <w:tr w:rsidR="00531C3D" w:rsidRPr="00DE68DA" w14:paraId="0CD5DBEB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8A1978" w14:textId="77777777" w:rsidR="00531C3D" w:rsidRPr="00A33D58" w:rsidRDefault="00531C3D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Phase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FFC80A" w14:textId="77777777" w:rsidR="00531C3D" w:rsidRPr="00A33D58" w:rsidRDefault="00531C3D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AA115C" w14:textId="77777777" w:rsidR="00531C3D" w:rsidRPr="00A33D58" w:rsidRDefault="00531C3D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Access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68B54A" w14:textId="77777777" w:rsidR="00531C3D" w:rsidRPr="00A33D58" w:rsidRDefault="00531C3D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Optional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FF9A92" w14:textId="77777777" w:rsidR="00531C3D" w:rsidRPr="00A33D58" w:rsidRDefault="00531C3D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Timing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99FD7" w14:textId="77777777" w:rsidR="00531C3D" w:rsidRPr="00A33D58" w:rsidRDefault="00531C3D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Status</w:t>
            </w:r>
          </w:p>
        </w:tc>
      </w:tr>
      <w:tr w:rsidR="00531C3D" w:rsidRPr="00DE68DA" w14:paraId="672F754F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626D90" w14:textId="77777777" w:rsidR="00531C3D" w:rsidRPr="00A33D58" w:rsidRDefault="00531C3D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Prototype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11E0B6" w14:textId="77777777" w:rsidR="00531C3D" w:rsidRPr="00A33D58" w:rsidRDefault="00531C3D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Testable application for testing and gathering feedback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E6972F" w14:textId="77777777" w:rsidR="00531C3D" w:rsidRPr="00A33D58" w:rsidRDefault="00531C3D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~3-5 customers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42C3A9" w14:textId="77777777" w:rsidR="00531C3D" w:rsidRPr="00A33D58" w:rsidRDefault="00531C3D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58FF37" w14:textId="77777777" w:rsidR="00531C3D" w:rsidRPr="00A33D58" w:rsidRDefault="00531C3D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October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2025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3AC22" w14:textId="77777777" w:rsidR="00531C3D" w:rsidRPr="00A33D58" w:rsidRDefault="00531C3D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Done</w:t>
            </w:r>
          </w:p>
        </w:tc>
      </w:tr>
      <w:tr w:rsidR="00531C3D" w:rsidRPr="00DE68DA" w14:paraId="4372D266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B43330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1C89F5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Bare-bones redline experience that works within OpenGov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E56DD2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Internal and ~10 customers by invitation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B2E7D4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74A859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February 2026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B5399" w14:textId="77777777" w:rsidR="00531C3D" w:rsidRPr="00A33D58" w:rsidRDefault="00531C3D" w:rsidP="00762986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Building</w:t>
            </w:r>
          </w:p>
        </w:tc>
      </w:tr>
      <w:tr w:rsidR="00531C3D" w:rsidRPr="00DE68DA" w14:paraId="330A6F07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FE6747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CCC891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Robust experience including basic AI integration and the vendor experience.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3717E0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Internal and larger pool of customers can opt-in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9BC4DD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DC3FFA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Mid-2026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F5707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Planning</w:t>
            </w:r>
          </w:p>
        </w:tc>
      </w:tr>
      <w:tr w:rsidR="00531C3D" w:rsidRPr="00DE68DA" w14:paraId="54B98A49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521DF6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54259C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Full redlining experience, may lack some core functionality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3390D7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All (“new features” opt-in button)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48404D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D7ACA7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Late 2026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764FA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Roadmap</w:t>
            </w:r>
          </w:p>
        </w:tc>
      </w:tr>
      <w:tr w:rsidR="00531C3D" w:rsidRPr="00DE68DA" w14:paraId="50DA38E8" w14:textId="77777777" w:rsidTr="007E70DD">
        <w:trPr>
          <w:trHeight w:val="386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FAE696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6D010D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Fully replace the existing experience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CE339B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All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9E79BB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B0CC28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2027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4F07A" w14:textId="77777777" w:rsidR="00531C3D" w:rsidRPr="00A33D58" w:rsidRDefault="00531C3D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Roadmap</w:t>
            </w:r>
          </w:p>
        </w:tc>
      </w:tr>
    </w:tbl>
    <w:p w14:paraId="5EC60C26" w14:textId="77777777" w:rsidR="00531C3D" w:rsidRDefault="00531C3D" w:rsidP="00882DCA">
      <w:pPr>
        <w:spacing w:after="0" w:line="240" w:lineRule="auto"/>
        <w:ind w:left="450"/>
        <w:rPr>
          <w:rFonts w:ascii="Times New Roman" w:eastAsia="Times New Roman" w:hAnsi="Times New Roman" w:cs="Times New Roman"/>
          <w:b/>
          <w:sz w:val="28"/>
        </w:rPr>
      </w:pPr>
    </w:p>
    <w:p w14:paraId="6ECCEEE9" w14:textId="77777777" w:rsidR="00531C3D" w:rsidRPr="00673D6C" w:rsidRDefault="00531C3D" w:rsidP="00882DCA">
      <w:pPr>
        <w:spacing w:after="0" w:line="240" w:lineRule="auto"/>
        <w:ind w:left="450"/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46F64A12" w14:textId="77777777" w:rsidR="00531C3D" w:rsidRPr="006F5A2D" w:rsidRDefault="00531C3D" w:rsidP="00882DCA">
      <w:pPr>
        <w:spacing w:after="0" w:line="240" w:lineRule="auto"/>
      </w:pPr>
      <w:r w:rsidRPr="00DB7330">
        <w:rPr>
          <w:rFonts w:ascii="Times New Roman" w:eastAsia="Times New Roman" w:hAnsi="Times New Roman" w:cs="Times New Roman"/>
          <w:color w:val="000000"/>
          <w:sz w:val="22"/>
        </w:rPr>
        <w:t xml:space="preserve">We’d love to hear your feedback! Please share </w:t>
      </w:r>
      <w:hyperlink r:id="rId9" w:history="1">
        <w:r w:rsidRPr="006F5A2D">
          <w:rPr>
            <w:rStyle w:val="Hyperlink"/>
            <w:rFonts w:ascii="Times New Roman" w:eastAsia="Times New Roman" w:hAnsi="Times New Roman" w:cs="Times New Roman"/>
            <w:color w:val="467886"/>
            <w:sz w:val="22"/>
          </w:rPr>
          <w:t>it in this google form</w:t>
        </w:r>
      </w:hyperlink>
      <w:r w:rsidRPr="006F5A2D">
        <w:rPr>
          <w:rFonts w:ascii="Times New Roman" w:eastAsia="Times New Roman" w:hAnsi="Times New Roman" w:cs="Times New Roman"/>
          <w:sz w:val="22"/>
        </w:rPr>
        <w:t xml:space="preserve">. </w:t>
      </w:r>
      <w:r w:rsidRPr="00DB7330">
        <w:rPr>
          <w:rFonts w:ascii="Times New Roman" w:eastAsia="Times New Roman" w:hAnsi="Times New Roman" w:cs="Times New Roman"/>
          <w:color w:val="000000"/>
          <w:sz w:val="22"/>
        </w:rPr>
        <w:t>Or email us at</w:t>
      </w:r>
      <w:r w:rsidRPr="006F5A2D">
        <w:rPr>
          <w:rFonts w:ascii="Times New Roman" w:eastAsia="Times New Roman" w:hAnsi="Times New Roman" w:cs="Times New Roman"/>
          <w:sz w:val="22"/>
        </w:rPr>
        <w:t xml:space="preserve"> </w:t>
      </w:r>
      <w:hyperlink r:id="rId10" w:history="1">
        <w:r w:rsidRPr="006F5A2D">
          <w:rPr>
            <w:rStyle w:val="Hyperlink"/>
            <w:rFonts w:ascii="Times New Roman" w:eastAsia="Times New Roman" w:hAnsi="Times New Roman" w:cs="Times New Roman"/>
            <w:color w:val="467886"/>
            <w:sz w:val="22"/>
          </w:rPr>
          <w:t>msorkin@opengov.com</w:t>
        </w:r>
      </w:hyperlink>
      <w:r w:rsidRPr="006F5A2D">
        <w:rPr>
          <w:rFonts w:ascii="Times New Roman" w:eastAsia="Times New Roman" w:hAnsi="Times New Roman" w:cs="Times New Roman"/>
          <w:sz w:val="22"/>
        </w:rPr>
        <w:t xml:space="preserve"> </w:t>
      </w:r>
      <w:r w:rsidRPr="00DB7330">
        <w:rPr>
          <w:rFonts w:ascii="Times New Roman" w:eastAsia="Times New Roman" w:hAnsi="Times New Roman" w:cs="Times New Roman"/>
          <w:color w:val="000000"/>
          <w:sz w:val="22"/>
        </w:rPr>
        <w:t xml:space="preserve">and </w:t>
      </w:r>
      <w:hyperlink r:id="rId11" w:history="1">
        <w:r w:rsidRPr="006F5A2D">
          <w:rPr>
            <w:rStyle w:val="Hyperlink"/>
            <w:rFonts w:ascii="Times New Roman" w:eastAsia="Times New Roman" w:hAnsi="Times New Roman" w:cs="Times New Roman"/>
            <w:color w:val="467886"/>
            <w:sz w:val="22"/>
          </w:rPr>
          <w:t>jehlers@opengov.com</w:t>
        </w:r>
      </w:hyperlink>
      <w:r w:rsidRPr="006F5A2D">
        <w:rPr>
          <w:rFonts w:ascii="Times New Roman" w:eastAsia="Times New Roman" w:hAnsi="Times New Roman" w:cs="Times New Roman"/>
          <w:sz w:val="22"/>
        </w:rPr>
        <w:t>.</w:t>
      </w:r>
      <w:r w:rsidRPr="006F5A2D">
        <w:tab/>
      </w:r>
    </w:p>
    <w:p w14:paraId="71845DE4" w14:textId="77777777" w:rsidR="00531C3D" w:rsidRPr="00673D6C" w:rsidRDefault="00531C3D">
      <w:pPr>
        <w:spacing w:after="165"/>
        <w:rPr>
          <w:rFonts w:ascii="Times New Roman" w:eastAsia="Times New Roman" w:hAnsi="Times New Roman" w:cs="Times New Roman"/>
        </w:rPr>
      </w:pPr>
    </w:p>
    <w:p w14:paraId="7E12ED5C" w14:textId="77777777" w:rsidR="00531C3D" w:rsidRDefault="00531C3D">
      <w:pPr>
        <w:spacing w:after="0" w:line="240" w:lineRule="auto"/>
        <w:ind w:left="360"/>
      </w:pPr>
      <w:r w:rsidRPr="00673D6C"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3728D43D" w14:textId="77777777" w:rsidR="00531C3D" w:rsidRPr="007E70DD" w:rsidRDefault="00531C3D" w:rsidP="00DE68DA">
      <w:pPr>
        <w:spacing w:after="0" w:line="240" w:lineRule="auto"/>
      </w:pPr>
      <w:r w:rsidRPr="007E70DD">
        <w:rPr>
          <w:rFonts w:ascii="Times New Roman" w:eastAsia="Times New Roman" w:hAnsi="Times New Roman" w:cs="Times New Roman"/>
        </w:rPr>
        <w:t xml:space="preserve">Note this </w:t>
      </w:r>
      <w:r>
        <w:rPr>
          <w:rFonts w:ascii="Times New Roman" w:eastAsia="Times New Roman" w:hAnsi="Times New Roman" w:cs="Times New Roman"/>
        </w:rPr>
        <w:t xml:space="preserve">plan is </w:t>
      </w:r>
      <w:r w:rsidRPr="007E70DD">
        <w:rPr>
          <w:rFonts w:ascii="Times New Roman" w:eastAsia="Times New Roman" w:hAnsi="Times New Roman" w:cs="Times New Roman"/>
        </w:rPr>
        <w:t>tentative</w:t>
      </w:r>
      <w:r>
        <w:rPr>
          <w:rFonts w:ascii="Times New Roman" w:eastAsia="Times New Roman" w:hAnsi="Times New Roman" w:cs="Times New Roman"/>
        </w:rPr>
        <w:t xml:space="preserve"> and *will* change as we test, learn, build, and iterate.</w:t>
      </w:r>
    </w:p>
    <w:p w14:paraId="3462FEB4" w14:textId="77777777" w:rsidR="00531C3D" w:rsidRPr="007E70DD" w:rsidRDefault="00531C3D" w:rsidP="00DE68D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4D2115C" w14:textId="77777777" w:rsidR="00531C3D" w:rsidRPr="007E70DD" w:rsidRDefault="00531C3D" w:rsidP="00DE68DA">
      <w:pPr>
        <w:spacing w:after="0" w:line="240" w:lineRule="auto"/>
      </w:pPr>
      <w:r w:rsidRPr="007E70DD">
        <w:rPr>
          <w:rFonts w:ascii="Times New Roman" w:eastAsia="Times New Roman" w:hAnsi="Times New Roman" w:cs="Times New Roman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19F0EBB0" w14:textId="77777777" w:rsidR="00531C3D" w:rsidRPr="00DE68DA" w:rsidRDefault="00531C3D" w:rsidP="00DE68D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531C3D" w:rsidRPr="007E70DD" w14:paraId="6C0A6730" w14:textId="77777777" w:rsidTr="00173516"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8E7CAE" w14:textId="77777777" w:rsidR="00531C3D" w:rsidRPr="007E70DD" w:rsidRDefault="00531C3D">
            <w:pPr>
              <w:spacing w:after="165"/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51EC76" w14:textId="77777777" w:rsidR="00531C3D" w:rsidRPr="007E70DD" w:rsidRDefault="00531C3D">
            <w:pPr>
              <w:spacing w:after="165"/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94F1E" w14:textId="77777777" w:rsidR="00531C3D" w:rsidRPr="007E70DD" w:rsidRDefault="00531C3D">
            <w:pPr>
              <w:spacing w:after="165"/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8D3374" w14:textId="77777777" w:rsidR="00531C3D" w:rsidRPr="007E70DD" w:rsidRDefault="00531C3D">
            <w:pPr>
              <w:spacing w:after="165"/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FB9EDD" w14:textId="77777777" w:rsidR="00531C3D" w:rsidRPr="007E70DD" w:rsidRDefault="00531C3D">
            <w:pPr>
              <w:spacing w:after="165"/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Transition</w:t>
            </w:r>
          </w:p>
        </w:tc>
      </w:tr>
      <w:tr w:rsidR="00531C3D" w:rsidRPr="00DE68DA" w14:paraId="3F5FE36E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62593A5" w14:textId="77777777" w:rsidR="00531C3D" w:rsidRPr="00EA7EBF" w:rsidRDefault="00531C3D" w:rsidP="00DE68DA">
            <w:pPr>
              <w:spacing w:after="165"/>
            </w:pPr>
            <w:bookmarkStart w:id="5" w:name="_Hlk206417645"/>
            <w:bookmarkEnd w:id="5"/>
            <w:r w:rsidRPr="00EA7EBF">
              <w:rPr>
                <w:rFonts w:ascii="Times New Roman" w:eastAsia="Times New Roman" w:hAnsi="Times New Roman" w:cs="Times New Roman"/>
                <w:sz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A9E20D8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5EDAA2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4F63C5C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5768883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151F9DFE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CA4C4A2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818543E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649CC0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6DE3D80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6EA49D6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244C374E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8FCC780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47E7C7A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7A1B47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E754D29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51DD39E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6B54EEE4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AF27C30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392F089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22B354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9466526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CA32F29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0314EE67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5D871B" w14:textId="77777777" w:rsidR="00531C3D" w:rsidRPr="00EA7EBF" w:rsidRDefault="00531C3D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531C3D" w:rsidRPr="00DE68DA" w14:paraId="52B91212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50AA5DB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489A47F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84FC2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598CB73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1C1CBEE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3959055D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0F7279D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4B77B2A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CDEE3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FF8221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3019C1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1071D210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72F8B31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5FB9870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3DF07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5FB6F5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3FA9D50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4320257F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994627B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92F8F2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531B5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30C5C4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01FE850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4436CA65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4B4A36" w14:textId="77777777" w:rsidR="00531C3D" w:rsidRPr="00531C3D" w:rsidRDefault="00531C3D" w:rsidP="00DE68DA">
            <w:pPr>
              <w:spacing w:after="165"/>
              <w:rPr>
                <w:lang w:val="fr-FR"/>
              </w:rPr>
            </w:pPr>
            <w:r w:rsidRPr="00EA7EBF">
              <w:rPr>
                <w:rFonts w:ascii="Times New Roman" w:eastAsia="Times New Roman" w:hAnsi="Times New Roman" w:cs="Times New Roman"/>
                <w:sz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A6AC1A0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2DFF5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A682C3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3F334A1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77E7555C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FF7098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  <w:lang w:val="fr-FR"/>
              </w:rPr>
              <w:t>AI version comparison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8F19E9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1DD4E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5F3D51F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43F3A9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02FBDA7B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0C2A8C1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D0B12E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A0CF9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B409AE7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8835FB8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0451E13A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2F962D9" w14:textId="77777777" w:rsidR="00531C3D" w:rsidRPr="00EA7EBF" w:rsidRDefault="00531C3D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531C3D" w:rsidRPr="00DE68DA" w14:paraId="497F5CF9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43A0FA3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276C870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463EE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7AA62E1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E9FF4CE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42C3A5C2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1EAA01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16CB145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973CA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3BF06A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82D8CA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2687FDAF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BADE5D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9F17C4A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9E8F1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AA3906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55A5BFD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4584B580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A1BF751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Compile a contract packet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DEBC8FA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9DD89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04ABE2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42D225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4FF6A954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F33C419" w14:textId="77777777" w:rsidR="00531C3D" w:rsidRPr="00EA7EBF" w:rsidRDefault="00531C3D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531C3D" w:rsidRPr="00DE68DA" w14:paraId="288841ED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4CAE8D6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 xml:space="preserve">Concurrent editing 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53341B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2CBE6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54F319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FED6EF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531C3D" w:rsidRPr="00DE68DA" w14:paraId="307B9747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55F64C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Email automation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2D679E2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E9663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AC3226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0CC202" w14:textId="77777777" w:rsidR="00531C3D" w:rsidRPr="00EA7EBF" w:rsidRDefault="00531C3D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</w:tbl>
    <w:p w14:paraId="10673C63" w14:textId="77777777" w:rsidR="00531C3D" w:rsidRDefault="00531C3D">
      <w:r>
        <w:br w:type="page"/>
      </w:r>
    </w:p>
    <w:p w14:paraId="63846147" w14:textId="77777777" w:rsidR="00531C3D" w:rsidRPr="00327E4D" w:rsidRDefault="00531C3D" w:rsidP="00327E4D">
      <w:pPr>
        <w:spacing w:after="0" w:line="240" w:lineRule="auto"/>
        <w:ind w:left="-90"/>
        <w:jc w:val="center"/>
      </w:pPr>
      <w:r w:rsidRPr="00327E4D">
        <w:rPr>
          <w:rFonts w:ascii="Times New Roman" w:eastAsia="Times New Roman" w:hAnsi="Times New Roman" w:cs="Times New Roman"/>
          <w:b/>
          <w:sz w:val="28"/>
          <w:u w:val="single"/>
        </w:rPr>
        <w:lastRenderedPageBreak/>
        <w:t>SIGNATURE PAGE</w:t>
      </w:r>
    </w:p>
    <w:p w14:paraId="6894CD49" w14:textId="77777777" w:rsidR="00531C3D" w:rsidRDefault="00531C3D" w:rsidP="007A5ED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F946A53" w14:textId="77777777" w:rsidR="00531C3D" w:rsidRPr="007E70DD" w:rsidRDefault="00531C3D" w:rsidP="007A5EDD">
      <w:pPr>
        <w:spacing w:after="0" w:line="240" w:lineRule="auto"/>
      </w:pPr>
      <w:r w:rsidRPr="007E70DD">
        <w:rPr>
          <w:rFonts w:ascii="Times New Roman" w:eastAsia="Times New Roman" w:hAnsi="Times New Roman" w:cs="Times New Roman"/>
        </w:rPr>
        <w:t>IN WITNESS WHEREOF, the Parties have executed this Memorandum of Understanding with hope, humor, and high expectations.</w:t>
      </w:r>
    </w:p>
    <w:p w14:paraId="6BBFAED8" w14:textId="77777777" w:rsidR="00531C3D" w:rsidRPr="007E70DD" w:rsidRDefault="00531C3D" w:rsidP="007A5ED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3A37341" w14:textId="77777777" w:rsidR="00531C3D" w:rsidRPr="007A5EDD" w:rsidRDefault="00531C3D" w:rsidP="007A5EDD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5091"/>
      </w:tblGrid>
      <w:tr w:rsidR="00531C3D" w:rsidRPr="007A5EDD" w14:paraId="6D9C326A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208955EA" w14:textId="77777777" w:rsidR="00531C3D" w:rsidRPr="00B158E5" w:rsidRDefault="00531C3D" w:rsidP="007A5EDD">
            <w:pPr>
              <w:spacing w:after="0" w:line="240" w:lineRule="auto"/>
            </w:pPr>
            <w:r w:rsidRPr="00B158E5">
              <w:rPr>
                <w:rFonts w:ascii="Times New Roman" w:eastAsia="Times New Roman" w:hAnsi="Times New Roman" w:cs="Times New Roman"/>
                <w:b/>
                <w:u w:val="single"/>
              </w:rPr>
              <w:t>OpenGov, Inc.</w:t>
            </w:r>
          </w:p>
        </w:tc>
        <w:tc>
          <w:tcPr>
            <w:tcW w:w="5068" w:type="dxa"/>
            <w:vAlign w:val="center"/>
            <w:hideMark/>
          </w:tcPr>
          <w:p w14:paraId="4FB1A88E" w14:textId="77777777" w:rsidR="00531C3D" w:rsidRPr="00B158E5" w:rsidRDefault="00531C3D" w:rsidP="007A5EDD">
            <w:pPr>
              <w:spacing w:after="0" w:line="240" w:lineRule="auto"/>
              <w:ind w:right="-2585"/>
            </w:pPr>
            <w:r w:rsidRPr="00B158E5">
              <w:rPr>
                <w:rFonts w:ascii="Times New Roman" w:eastAsia="Times New Roman" w:hAnsi="Times New Roman" w:cs="Times New Roman"/>
                <w:b/>
                <w:u w:val="single"/>
              </w:rPr>
              <w:t>C.O.N.T.R.A.C.T.</w:t>
            </w:r>
          </w:p>
        </w:tc>
      </w:tr>
      <w:tr w:rsidR="00531C3D" w:rsidRPr="007E70DD" w14:paraId="742DCAEE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C46FCC1" w14:textId="77777777" w:rsidR="00531C3D" w:rsidRPr="007E70DD" w:rsidRDefault="00531C3D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Signature: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14:paraId="6A5B2F7C" w14:textId="77777777" w:rsidR="00531C3D" w:rsidRPr="007E70DD" w:rsidRDefault="00531C3D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47398ACD" w14:textId="77777777" w:rsidR="00531C3D" w:rsidRPr="007E70DD" w:rsidRDefault="00531C3D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Name: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Yuri Lee Laffed___</w:t>
            </w:r>
            <w:r w:rsidRPr="007E70DD">
              <w:rPr>
                <w:rFonts w:ascii="Times New Roman" w:eastAsia="Times New Roman" w:hAnsi="Times New Roman" w:cs="Times New Roman"/>
              </w:rPr>
              <w:t>________</w:t>
            </w:r>
          </w:p>
        </w:tc>
        <w:tc>
          <w:tcPr>
            <w:tcW w:w="5068" w:type="dxa"/>
            <w:vAlign w:val="center"/>
            <w:hideMark/>
          </w:tcPr>
          <w:p w14:paraId="058EC3C0" w14:textId="77777777" w:rsidR="00531C3D" w:rsidRPr="007E70DD" w:rsidRDefault="00531C3D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Signature: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14:paraId="50F85818" w14:textId="77777777" w:rsidR="00531C3D" w:rsidRPr="007E70DD" w:rsidRDefault="00531C3D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62586529" w14:textId="77777777" w:rsidR="00531C3D" w:rsidRPr="007E70DD" w:rsidRDefault="00531C3D" w:rsidP="007A5EDD">
            <w:pPr>
              <w:spacing w:after="0" w:line="240" w:lineRule="auto"/>
              <w:ind w:right="-2585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Name: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Kahn T. Rhhacked_______</w:t>
            </w:r>
            <w:r w:rsidRPr="007E70DD">
              <w:rPr>
                <w:rFonts w:ascii="Times New Roman" w:eastAsia="Times New Roman" w:hAnsi="Times New Roman" w:cs="Times New Roman"/>
              </w:rPr>
              <w:t>___</w:t>
            </w:r>
          </w:p>
        </w:tc>
      </w:tr>
      <w:tr w:rsidR="00531C3D" w:rsidRPr="007E70DD" w14:paraId="218923C0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BCF0207" w14:textId="77777777" w:rsidR="00531C3D" w:rsidRPr="007E70DD" w:rsidRDefault="00531C3D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Title: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Builder of Dreams and Databases</w:t>
            </w:r>
          </w:p>
        </w:tc>
        <w:tc>
          <w:tcPr>
            <w:tcW w:w="5068" w:type="dxa"/>
            <w:vAlign w:val="center"/>
            <w:hideMark/>
          </w:tcPr>
          <w:p w14:paraId="6F8D79DE" w14:textId="77777777" w:rsidR="00531C3D" w:rsidRPr="007E70DD" w:rsidRDefault="00531C3D" w:rsidP="007A5EDD">
            <w:pPr>
              <w:spacing w:after="0" w:line="240" w:lineRule="auto"/>
              <w:ind w:right="-2585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Title: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Junior Obstreperous Advisor___</w:t>
            </w:r>
          </w:p>
        </w:tc>
      </w:tr>
    </w:tbl>
    <w:p w14:paraId="252D3805" w14:textId="77777777" w:rsidR="00531C3D" w:rsidRPr="007E70DD" w:rsidRDefault="00531C3D" w:rsidP="007A5EDD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531C3D" w:rsidRPr="007E70DD" w14:paraId="6E37826C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2CAE54B" w14:textId="77777777" w:rsidR="00531C3D" w:rsidRPr="007E70DD" w:rsidRDefault="00531C3D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Signature: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14:paraId="4CCB410B" w14:textId="77777777" w:rsidR="00531C3D" w:rsidRPr="007E70DD" w:rsidRDefault="00531C3D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2C8B11D2" w14:textId="77777777" w:rsidR="00531C3D" w:rsidRPr="007E70DD" w:rsidRDefault="00531C3D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Name: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Hugh R. Ewe_____</w:t>
            </w:r>
            <w:r w:rsidRPr="007E70DD">
              <w:rPr>
                <w:rFonts w:ascii="Times New Roman" w:eastAsia="Times New Roman" w:hAnsi="Times New Roman" w:cs="Times New Roman"/>
              </w:rPr>
              <w:t>________</w:t>
            </w:r>
          </w:p>
        </w:tc>
      </w:tr>
      <w:tr w:rsidR="00531C3D" w:rsidRPr="007E70DD" w14:paraId="4AFBEE1F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29360F8" w14:textId="77777777" w:rsidR="00531C3D" w:rsidRPr="007E70DD" w:rsidRDefault="00531C3D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Title: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Head of Identity Verification</w:t>
            </w:r>
          </w:p>
        </w:tc>
      </w:tr>
    </w:tbl>
    <w:p w14:paraId="3DEB07E8" w14:textId="77777777" w:rsidR="00531C3D" w:rsidRPr="007E70DD" w:rsidRDefault="00531C3D" w:rsidP="007A5EDD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531C3D" w:rsidRPr="007E70DD" w14:paraId="55B7088B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C9B37A7" w14:textId="77777777" w:rsidR="00531C3D" w:rsidRPr="007E70DD" w:rsidRDefault="00531C3D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Signature: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14:paraId="69B302D8" w14:textId="77777777" w:rsidR="00531C3D" w:rsidRPr="007E70DD" w:rsidRDefault="00531C3D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1380F801" w14:textId="77777777" w:rsidR="00531C3D" w:rsidRPr="007E70DD" w:rsidRDefault="00531C3D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Name: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Gettysburger King_</w:t>
            </w:r>
            <w:r w:rsidRPr="007E70DD">
              <w:rPr>
                <w:rFonts w:ascii="Times New Roman" w:eastAsia="Times New Roman" w:hAnsi="Times New Roman" w:cs="Times New Roman"/>
              </w:rPr>
              <w:t>________</w:t>
            </w:r>
          </w:p>
        </w:tc>
      </w:tr>
      <w:tr w:rsidR="00531C3D" w:rsidRPr="007E70DD" w14:paraId="5AC47E8D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9CF8F97" w14:textId="77777777" w:rsidR="00531C3D" w:rsidRPr="007E70DD" w:rsidRDefault="00531C3D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Title: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Secretary of Whoppers United__</w:t>
            </w:r>
          </w:p>
        </w:tc>
      </w:tr>
    </w:tbl>
    <w:p w14:paraId="0C0FE614" w14:textId="77777777" w:rsidR="0080188D" w:rsidRDefault="0080188D"/>
    <w:sectPr w:rsidR="0080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1-12T13:11:00Z" w:initials="MS">
    <w:p w14:paraId="3F37DA3D" w14:textId="77777777" w:rsidR="00531C3D" w:rsidRDefault="00531C3D">
      <w:r>
        <w:rPr>
          <w:rStyle w:val="CommentReference"/>
        </w:rPr>
        <w:annotationRef/>
      </w:r>
      <w:r>
        <w:rPr>
          <w:sz w:val="20"/>
        </w:rP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37DA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FBAB70" w16cex:dateUtc="2025-11-12T13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37DA3D" w16cid:durableId="1DFBAB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BB"/>
    <w:rsid w:val="00032252"/>
    <w:rsid w:val="000B202F"/>
    <w:rsid w:val="002D390C"/>
    <w:rsid w:val="00462CE6"/>
    <w:rsid w:val="00531C3D"/>
    <w:rsid w:val="006B6242"/>
    <w:rsid w:val="006F5A2D"/>
    <w:rsid w:val="0080188D"/>
    <w:rsid w:val="008261BB"/>
    <w:rsid w:val="008E54BF"/>
    <w:rsid w:val="00CC30C9"/>
    <w:rsid w:val="00DB7330"/>
    <w:rsid w:val="00DD0D4C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DF29"/>
  <w15:chartTrackingRefBased/>
  <w15:docId w15:val="{ED27217D-7D79-47B0-9F64-5B133DF1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61B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8261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62C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2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2C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C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gle/m9ZDfsdtFBe59dpA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04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A5E5BD-AD53-4CFD-80C6-6993ADB15415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5</cp:revision>
  <dcterms:created xsi:type="dcterms:W3CDTF">2025-11-01T07:49:00Z</dcterms:created>
  <dcterms:modified xsi:type="dcterms:W3CDTF">2025-11-12T13:12:00Z</dcterms:modified>
</cp:coreProperties>
</file>