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1C8A" w14:textId="77777777" w:rsidR="006D3547" w:rsidRPr="00673D6C" w:rsidRDefault="006D3547" w:rsidP="00673D6C">
      <w:pPr>
        <w:spacing w:after="165"/>
        <w:jc w:val="center"/>
      </w:pPr>
      <w:r w:rsidRPr="00673D6C">
        <w:rPr>
          <w:rFonts w:ascii="Times New Roman" w:eastAsia="Times New Roman" w:hAnsi="Times New Roman" w:cs="Times New Roman"/>
          <w:b/>
          <w:sz w:val="44"/>
        </w:rPr>
        <w:t>REDLINED &amp; SIGNED</w:t>
      </w:r>
      <w:r w:rsidRPr="00673D6C"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7C72D65C" w14:textId="77777777" w:rsidR="006D3547" w:rsidRPr="00673D6C" w:rsidRDefault="006D3547">
      <w:pPr>
        <w:spacing w:after="0" w:line="240" w:lineRule="auto"/>
        <w:ind w:left="180"/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5C968DC4" w14:textId="77777777" w:rsidR="006D3547" w:rsidRPr="00DE68DA" w:rsidRDefault="006D3547" w:rsidP="00673D6C">
      <w:pPr>
        <w:pStyle w:val="NoSpacing"/>
      </w:pPr>
      <w:r w:rsidRPr="00673D6C">
        <w:rPr>
          <w:rFonts w:ascii="Times New Roman" w:eastAsia="Times New Roman" w:hAnsi="Times New Roman" w:cs="Times New Roman"/>
          <w:sz w:val="22"/>
        </w:rPr>
        <w:t xml:space="preserve">This </w:t>
      </w:r>
      <w:r w:rsidRPr="00DE68DA">
        <w:rPr>
          <w:rFonts w:ascii="Times New Roman" w:eastAsia="Times New Roman" w:hAnsi="Times New Roman" w:cs="Times New Roman"/>
          <w:sz w:val="22"/>
        </w:rPr>
        <w:t xml:space="preserve">Memorandum of Understanding (“MOU”) is entered into by and between </w:t>
      </w:r>
      <w:r w:rsidRPr="00DE68DA">
        <w:rPr>
          <w:rFonts w:ascii="Times New Roman" w:eastAsia="Times New Roman" w:hAnsi="Times New Roman" w:cs="Times New Roman"/>
          <w:b/>
          <w:sz w:val="22"/>
        </w:rPr>
        <w:t>OpenGov, Inc. (“OG”)</w:t>
      </w:r>
      <w:r w:rsidRPr="00DE68DA"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 w:rsidRPr="00DE68DA">
        <w:rPr>
          <w:rFonts w:ascii="Times New Roman" w:eastAsia="Times New Roman" w:hAnsi="Times New Roman" w:cs="Times New Roman"/>
          <w:b/>
          <w:sz w:val="22"/>
        </w:rPr>
        <w:t xml:space="preserve">The Center for Oversight of Negotiation, Terms, Redlines, and Clauses (C.O.N.T.R.A.C.T.), </w:t>
      </w:r>
      <w:r w:rsidRPr="00DE68DA"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16C98C45" w14:textId="77777777" w:rsidR="006D3547" w:rsidRPr="00DE68DA" w:rsidRDefault="006D354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16F467" w14:textId="77777777" w:rsidR="006D3547" w:rsidRPr="00673D6C" w:rsidRDefault="006D3547">
      <w:pPr>
        <w:spacing w:after="0" w:line="240" w:lineRule="auto"/>
        <w:ind w:left="180"/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04AAFC3F" w14:textId="77777777" w:rsidR="006D3547" w:rsidRPr="006F5A2D" w:rsidRDefault="006D3547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 xml:space="preserve">Government employees deserve </w:t>
      </w:r>
      <w:ins w:id="0" w:author="Moti Sorkin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 w:rsidRPr="006F5A2D">
        <w:rPr>
          <w:rFonts w:ascii="Times New Roman" w:eastAsia="Times New Roman" w:hAnsi="Times New Roman" w:cs="Times New Roman"/>
          <w:sz w:val="22"/>
        </w:rPr>
        <w:t>tools to do their jobs;</w:t>
      </w:r>
    </w:p>
    <w:p w14:paraId="2E9BB4C9" w14:textId="77777777" w:rsidR="006D3547" w:rsidRPr="006F5A2D" w:rsidRDefault="006D3547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14:paraId="267349D4" w14:textId="77777777" w:rsidR="006D3547" w:rsidRPr="006F5A2D" w:rsidRDefault="006D3547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 w:rsidRPr="006F5A2D"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3"/>
      <w:r w:rsidRPr="006F5A2D">
        <w:rPr>
          <w:rFonts w:ascii="Times New Roman" w:eastAsia="Times New Roman" w:hAnsi="Times New Roman" w:cs="Times New Roman"/>
          <w:sz w:val="22"/>
        </w:rPr>
        <w:t>UseThisOne</w:t>
      </w:r>
      <w:commentRangeEnd w:id="3"/>
      <w:r w:rsidRPr="006F5A2D">
        <w:rPr>
          <w:rStyle w:val="CommentReference"/>
          <w:rFonts w:ascii="Times New Roman" w:eastAsia="Times New Roman" w:hAnsi="Times New Roman" w:cs="Times New Roman"/>
          <w:sz w:val="22"/>
          <w:szCs w:val="24"/>
        </w:rPr>
        <w:commentReference w:id="3"/>
      </w:r>
      <w:r w:rsidRPr="006F5A2D">
        <w:rPr>
          <w:rFonts w:ascii="Times New Roman" w:eastAsia="Times New Roman" w:hAnsi="Times New Roman" w:cs="Times New Roman"/>
          <w:sz w:val="22"/>
        </w:rPr>
        <w:t>.docx”;</w:t>
      </w:r>
    </w:p>
    <w:p w14:paraId="2FE41672" w14:textId="77777777" w:rsidR="006D3547" w:rsidRPr="006F5A2D" w:rsidRDefault="006D3547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14:paraId="5C3DD161" w14:textId="77777777" w:rsidR="006D3547" w:rsidRPr="006F5A2D" w:rsidRDefault="006D3547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6F5A2D"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14:paraId="4A965865" w14:textId="77777777" w:rsidR="006D3547" w:rsidRPr="006F5A2D" w:rsidRDefault="006D3547" w:rsidP="00673D6C">
      <w:pPr>
        <w:spacing w:after="0" w:line="240" w:lineRule="auto"/>
        <w:ind w:left="720"/>
      </w:pPr>
      <w:r w:rsidRPr="006F5A2D">
        <w:br/>
      </w:r>
      <w:r w:rsidRPr="006F5A2D"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r w:rsidRPr="006F5A2D">
        <w:br/>
      </w:r>
      <w:bookmarkStart w:id="4" w:name="_Hlk205802719"/>
      <w:bookmarkEnd w:id="4"/>
    </w:p>
    <w:p w14:paraId="04C9F296" w14:textId="77777777" w:rsidR="006D3547" w:rsidRPr="00673D6C" w:rsidRDefault="006D3547">
      <w:pPr>
        <w:spacing w:after="0" w:line="240" w:lineRule="auto"/>
        <w:ind w:left="270"/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526C1A71" w14:textId="77777777" w:rsidR="006D3547" w:rsidRPr="007E70DD" w:rsidRDefault="006D3547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610"/>
        <w:gridCol w:w="1620"/>
        <w:gridCol w:w="1170"/>
        <w:gridCol w:w="1080"/>
        <w:gridCol w:w="1170"/>
      </w:tblGrid>
      <w:tr w:rsidR="006D3547" w:rsidRPr="00DE68DA" w14:paraId="593BD715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3F3280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Phase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811CFC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41CA23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Access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F46B57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Optional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C6E583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Timing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A4A2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Status</w:t>
            </w:r>
          </w:p>
        </w:tc>
      </w:tr>
      <w:tr w:rsidR="006D3547" w:rsidRPr="00DE68DA" w14:paraId="58A97B37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B720C3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70B466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C5ABE9" w14:textId="77777777" w:rsidR="006D3547" w:rsidRPr="00A33D58" w:rsidRDefault="006D3547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~3-5 customers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60D10C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40BD88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October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2025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3F420" w14:textId="77777777" w:rsidR="006D3547" w:rsidRPr="00A33D58" w:rsidRDefault="006D3547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Done</w:t>
            </w:r>
          </w:p>
        </w:tc>
      </w:tr>
      <w:tr w:rsidR="006D3547" w:rsidRPr="00DE68DA" w14:paraId="3D8AB4C8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8D61A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6A9D95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2C1399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F8D6CE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55915A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February 2026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5EE7A" w14:textId="77777777" w:rsidR="006D3547" w:rsidRPr="00A33D58" w:rsidRDefault="006D3547" w:rsidP="00762986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Building</w:t>
            </w:r>
          </w:p>
        </w:tc>
      </w:tr>
      <w:tr w:rsidR="006D3547" w:rsidRPr="00DE68DA" w14:paraId="4EF9A481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463D3E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A82C2B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B353C1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A0B654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7F9C99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3DC5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Planning</w:t>
            </w:r>
          </w:p>
        </w:tc>
      </w:tr>
      <w:tr w:rsidR="006D3547" w:rsidRPr="00DE68DA" w14:paraId="3DBA43E0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28D608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A7E3B2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D707FF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5A7D81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D9CB9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23D66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Roadmap</w:t>
            </w:r>
          </w:p>
        </w:tc>
      </w:tr>
      <w:tr w:rsidR="006D3547" w:rsidRPr="00DE68DA" w14:paraId="2796CB6C" w14:textId="77777777" w:rsidTr="007E70DD">
        <w:trPr>
          <w:trHeight w:val="386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CACFB4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8EF25F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F51960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DB632D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786D05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B3116" w14:textId="77777777" w:rsidR="006D3547" w:rsidRPr="00A33D58" w:rsidRDefault="006D3547" w:rsidP="00762986">
            <w:pPr>
              <w:spacing w:after="165"/>
            </w:pPr>
            <w:r w:rsidRPr="00A33D58">
              <w:rPr>
                <w:rFonts w:ascii="Times New Roman" w:eastAsia="Times New Roman" w:hAnsi="Times New Roman" w:cs="Times New Roman"/>
                <w:sz w:val="22"/>
              </w:rPr>
              <w:t>Roadmap</w:t>
            </w:r>
          </w:p>
        </w:tc>
      </w:tr>
    </w:tbl>
    <w:p w14:paraId="5F06AB13" w14:textId="77777777" w:rsidR="006D3547" w:rsidRDefault="006D3547" w:rsidP="00882DCA">
      <w:pPr>
        <w:spacing w:after="0" w:line="240" w:lineRule="auto"/>
        <w:ind w:left="450"/>
        <w:rPr>
          <w:rFonts w:ascii="Times New Roman" w:eastAsia="Times New Roman" w:hAnsi="Times New Roman" w:cs="Times New Roman"/>
          <w:b/>
          <w:sz w:val="28"/>
        </w:rPr>
      </w:pPr>
    </w:p>
    <w:p w14:paraId="1DDDE4A0" w14:textId="77777777" w:rsidR="006D3547" w:rsidRPr="00673D6C" w:rsidRDefault="006D3547" w:rsidP="00882DCA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6498971A" w14:textId="77777777" w:rsidR="006D3547" w:rsidRPr="006F5A2D" w:rsidRDefault="006D3547" w:rsidP="00882DCA">
      <w:pPr>
        <w:spacing w:after="0" w:line="240" w:lineRule="auto"/>
      </w:pPr>
      <w:r w:rsidRPr="00DB7330">
        <w:rPr>
          <w:rFonts w:ascii="Times New Roman" w:eastAsia="Times New Roman" w:hAnsi="Times New Roman" w:cs="Times New Roman"/>
          <w:color w:val="000000"/>
          <w:sz w:val="22"/>
        </w:rPr>
        <w:t xml:space="preserve">We’d love to hear your feedback! Please share </w:t>
      </w:r>
      <w:hyperlink r:id="rId9" w:history="1">
        <w:r w:rsidRPr="006F5A2D">
          <w:rPr>
            <w:rStyle w:val="Hyperlink"/>
            <w:rFonts w:ascii="Times New Roman" w:eastAsia="Times New Roman" w:hAnsi="Times New Roman" w:cs="Times New Roman"/>
            <w:color w:val="467886"/>
            <w:sz w:val="22"/>
          </w:rPr>
          <w:t>it in this google form</w:t>
        </w:r>
      </w:hyperlink>
      <w:r w:rsidRPr="006F5A2D">
        <w:rPr>
          <w:rFonts w:ascii="Times New Roman" w:eastAsia="Times New Roman" w:hAnsi="Times New Roman" w:cs="Times New Roman"/>
          <w:sz w:val="22"/>
        </w:rPr>
        <w:t xml:space="preserve">. </w:t>
      </w:r>
      <w:r w:rsidRPr="00DB7330">
        <w:rPr>
          <w:rFonts w:ascii="Times New Roman" w:eastAsia="Times New Roman" w:hAnsi="Times New Roman" w:cs="Times New Roman"/>
          <w:color w:val="000000"/>
          <w:sz w:val="22"/>
        </w:rPr>
        <w:t>Or email us at</w:t>
      </w:r>
      <w:r w:rsidRPr="006F5A2D">
        <w:rPr>
          <w:rFonts w:ascii="Times New Roman" w:eastAsia="Times New Roman" w:hAnsi="Times New Roman" w:cs="Times New Roman"/>
          <w:sz w:val="22"/>
        </w:rPr>
        <w:t xml:space="preserve"> </w:t>
      </w:r>
      <w:hyperlink r:id="rId10" w:history="1">
        <w:r w:rsidRPr="006F5A2D">
          <w:rPr>
            <w:rStyle w:val="Hyperlink"/>
            <w:rFonts w:ascii="Times New Roman" w:eastAsia="Times New Roman" w:hAnsi="Times New Roman" w:cs="Times New Roman"/>
            <w:color w:val="467886"/>
            <w:sz w:val="22"/>
          </w:rPr>
          <w:t>msorkin@opengov.com</w:t>
        </w:r>
      </w:hyperlink>
      <w:r w:rsidRPr="006F5A2D">
        <w:rPr>
          <w:rFonts w:ascii="Times New Roman" w:eastAsia="Times New Roman" w:hAnsi="Times New Roman" w:cs="Times New Roman"/>
          <w:sz w:val="22"/>
        </w:rPr>
        <w:t xml:space="preserve"> </w:t>
      </w:r>
      <w:r w:rsidRPr="00DB7330">
        <w:rPr>
          <w:rFonts w:ascii="Times New Roman" w:eastAsia="Times New Roman" w:hAnsi="Times New Roman" w:cs="Times New Roman"/>
          <w:color w:val="000000"/>
          <w:sz w:val="22"/>
        </w:rPr>
        <w:t xml:space="preserve">and </w:t>
      </w:r>
      <w:hyperlink r:id="rId11" w:history="1">
        <w:r w:rsidRPr="006F5A2D">
          <w:rPr>
            <w:rStyle w:val="Hyperlink"/>
            <w:rFonts w:ascii="Times New Roman" w:eastAsia="Times New Roman" w:hAnsi="Times New Roman" w:cs="Times New Roman"/>
            <w:color w:val="467886"/>
            <w:sz w:val="22"/>
          </w:rPr>
          <w:t>jehlers@opengov.com</w:t>
        </w:r>
      </w:hyperlink>
      <w:r w:rsidRPr="006F5A2D">
        <w:rPr>
          <w:rFonts w:ascii="Times New Roman" w:eastAsia="Times New Roman" w:hAnsi="Times New Roman" w:cs="Times New Roman"/>
          <w:sz w:val="22"/>
        </w:rPr>
        <w:t>.</w:t>
      </w:r>
      <w:r w:rsidRPr="006F5A2D">
        <w:tab/>
      </w:r>
    </w:p>
    <w:p w14:paraId="4CE9BD80" w14:textId="77777777" w:rsidR="006D3547" w:rsidRPr="00673D6C" w:rsidRDefault="006D3547">
      <w:pPr>
        <w:spacing w:after="165"/>
        <w:rPr>
          <w:rFonts w:ascii="Times New Roman" w:eastAsia="Times New Roman" w:hAnsi="Times New Roman" w:cs="Times New Roman"/>
        </w:rPr>
      </w:pPr>
    </w:p>
    <w:p w14:paraId="3E17B769" w14:textId="77777777" w:rsidR="006D3547" w:rsidRDefault="006D3547">
      <w:pPr>
        <w:spacing w:after="0" w:line="240" w:lineRule="auto"/>
        <w:ind w:left="360"/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2EE3FDCE" w14:textId="77777777" w:rsidR="006D3547" w:rsidRPr="007E70DD" w:rsidRDefault="006D3547" w:rsidP="00DE68DA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 xml:space="preserve">Note this </w:t>
      </w:r>
      <w:r>
        <w:rPr>
          <w:rFonts w:ascii="Times New Roman" w:eastAsia="Times New Roman" w:hAnsi="Times New Roman" w:cs="Times New Roman"/>
        </w:rPr>
        <w:t xml:space="preserve">plan is </w:t>
      </w:r>
      <w:r w:rsidRPr="007E70DD">
        <w:rPr>
          <w:rFonts w:ascii="Times New Roman" w:eastAsia="Times New Roman" w:hAnsi="Times New Roman" w:cs="Times New Roman"/>
        </w:rPr>
        <w:t>tentative</w:t>
      </w:r>
      <w:r>
        <w:rPr>
          <w:rFonts w:ascii="Times New Roman" w:eastAsia="Times New Roman" w:hAnsi="Times New Roman" w:cs="Times New Roman"/>
        </w:rPr>
        <w:t xml:space="preserve"> and *will* change as we test, learn, build, and iterate.</w:t>
      </w:r>
    </w:p>
    <w:p w14:paraId="7B8C8653" w14:textId="77777777" w:rsidR="006D3547" w:rsidRPr="007E70DD" w:rsidRDefault="006D3547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0A0AB9" w14:textId="77777777" w:rsidR="006D3547" w:rsidRPr="007E70DD" w:rsidRDefault="006D3547" w:rsidP="00DE68DA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714A3CB0" w14:textId="77777777" w:rsidR="006D3547" w:rsidRPr="00DE68DA" w:rsidRDefault="006D3547" w:rsidP="00DE68D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6D3547" w:rsidRPr="007E70DD" w14:paraId="30AC862C" w14:textId="77777777" w:rsidTr="00173516"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0711D7" w14:textId="77777777" w:rsidR="006D3547" w:rsidRPr="007E70DD" w:rsidRDefault="006D3547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444024" w14:textId="77777777" w:rsidR="006D3547" w:rsidRPr="007E70DD" w:rsidRDefault="006D3547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D9985" w14:textId="77777777" w:rsidR="006D3547" w:rsidRPr="007E70DD" w:rsidRDefault="006D3547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D74121" w14:textId="77777777" w:rsidR="006D3547" w:rsidRPr="007E70DD" w:rsidRDefault="006D3547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EA8992" w14:textId="77777777" w:rsidR="006D3547" w:rsidRPr="007E70DD" w:rsidRDefault="006D3547">
            <w:pPr>
              <w:spacing w:after="165"/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Transition</w:t>
            </w:r>
          </w:p>
        </w:tc>
      </w:tr>
      <w:tr w:rsidR="006D3547" w:rsidRPr="00DE68DA" w14:paraId="33466258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5A4218B" w14:textId="77777777" w:rsidR="006D3547" w:rsidRPr="00EA7EBF" w:rsidRDefault="006D3547" w:rsidP="00DE68DA">
            <w:pPr>
              <w:spacing w:after="165"/>
            </w:pPr>
            <w:bookmarkStart w:id="5" w:name="_Hlk206417645"/>
            <w:bookmarkEnd w:id="5"/>
            <w:r w:rsidRPr="00EA7EBF"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4A7D059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0D408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602E76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873887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1D5A7475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E379725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5AE43BB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6915E1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F793460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7DB265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6619FEA6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325D5C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134566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E2BDC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8973C69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CF535B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1ACA7253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E4B126E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10EBD8E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8AE83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4FC95E0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90E75C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3C34440C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9091BF" w14:textId="77777777" w:rsidR="006D3547" w:rsidRPr="00EA7EBF" w:rsidRDefault="006D3547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D3547" w:rsidRPr="00DE68DA" w14:paraId="5A5EA162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235D45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BE02E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1FB70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97AEE8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1DF57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752A75D2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620D8E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AF026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D544A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974704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8C3DC4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3E5072C7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F6EF8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4FD9CC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33329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AE93BE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66D6F0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49DCFBFB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5021F9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342A98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2DA9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98B6BB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A7290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0947D948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BBA63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E5A57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9934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631A5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F5C9B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51B6DB13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675F5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AI version comparison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C28C8A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6597B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F3AB3C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FCF7B0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2AC0CB1C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FF545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52C79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1061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13665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49E41C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4F263EBC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3CA8D8" w14:textId="77777777" w:rsidR="006D3547" w:rsidRPr="00EA7EBF" w:rsidRDefault="006D3547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D3547" w:rsidRPr="00DE68DA" w14:paraId="3F26BCB8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418B1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81AE3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4A0E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9CED7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4E051C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68D08AF7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22A580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34045A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7DD45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105B1D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84201A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3F92D1BD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7019F2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A02831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29A0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4B90D4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FFD4C8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55B54CAC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851004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C47591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F2F49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260E24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F9300E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0B6A586F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4B362E" w14:textId="77777777" w:rsidR="006D3547" w:rsidRPr="00EA7EBF" w:rsidRDefault="006D3547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D3547" w:rsidRPr="00DE68DA" w14:paraId="227AC36A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CF460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 xml:space="preserve">Concurrent editing 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BD9098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0F733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F8539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ABAF8F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D3547" w:rsidRPr="00DE68DA" w14:paraId="7D3E55C7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A77167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Email automation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B66996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D9248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E1B87C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6F4F34" w14:textId="77777777" w:rsidR="006D3547" w:rsidRPr="00EA7EBF" w:rsidRDefault="006D3547" w:rsidP="00DE68DA">
            <w:pPr>
              <w:spacing w:after="165"/>
            </w:pPr>
            <w:r w:rsidRPr="00EA7EBF"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14:paraId="5B6DB5F7" w14:textId="77777777" w:rsidR="006D3547" w:rsidRDefault="006D3547">
      <w:r>
        <w:br w:type="page"/>
      </w:r>
    </w:p>
    <w:p w14:paraId="1AEABC8B" w14:textId="77777777" w:rsidR="006D3547" w:rsidRPr="00327E4D" w:rsidRDefault="006D3547" w:rsidP="00327E4D">
      <w:pPr>
        <w:spacing w:after="0" w:line="240" w:lineRule="auto"/>
        <w:ind w:left="-90"/>
        <w:jc w:val="center"/>
      </w:pPr>
      <w:r w:rsidRPr="00327E4D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SIGNATURE PAGE</w:t>
      </w:r>
    </w:p>
    <w:p w14:paraId="3A4FE4FB" w14:textId="77777777" w:rsidR="006D3547" w:rsidRDefault="006D3547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6104BC6" w14:textId="77777777" w:rsidR="006D3547" w:rsidRPr="007E70DD" w:rsidRDefault="006D3547" w:rsidP="007A5EDD">
      <w:pPr>
        <w:spacing w:after="0" w:line="240" w:lineRule="auto"/>
      </w:pPr>
      <w:r w:rsidRPr="007E70DD">
        <w:rPr>
          <w:rFonts w:ascii="Times New Roman" w:eastAsia="Times New Roman" w:hAnsi="Times New Roman" w:cs="Times New Roman"/>
        </w:rPr>
        <w:t>IN WITNESS WHEREOF, the Parties have executed this Memorandum of Understanding with hope, humor, and high expectations.</w:t>
      </w:r>
    </w:p>
    <w:p w14:paraId="5A37B58F" w14:textId="77777777" w:rsidR="006D3547" w:rsidRPr="007E70DD" w:rsidRDefault="006D3547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63D057E" w14:textId="77777777" w:rsidR="006D3547" w:rsidRPr="007A5EDD" w:rsidRDefault="006D3547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5091"/>
      </w:tblGrid>
      <w:tr w:rsidR="006D3547" w:rsidRPr="007A5EDD" w14:paraId="699C6E9F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E0884C0" w14:textId="77777777" w:rsidR="006D3547" w:rsidRPr="00B158E5" w:rsidRDefault="006D3547" w:rsidP="007A5EDD">
            <w:pPr>
              <w:spacing w:after="0" w:line="240" w:lineRule="auto"/>
            </w:pPr>
            <w:r w:rsidRPr="00B158E5">
              <w:rPr>
                <w:rFonts w:ascii="Times New Roman" w:eastAsia="Times New Roman" w:hAnsi="Times New Roman" w:cs="Times New Roman"/>
                <w:b/>
                <w:u w:val="single"/>
              </w:rPr>
              <w:t>OpenGov, Inc.</w:t>
            </w:r>
          </w:p>
        </w:tc>
        <w:tc>
          <w:tcPr>
            <w:tcW w:w="5068" w:type="dxa"/>
            <w:vAlign w:val="center"/>
            <w:hideMark/>
          </w:tcPr>
          <w:p w14:paraId="77D96248" w14:textId="77777777" w:rsidR="006D3547" w:rsidRPr="00B158E5" w:rsidRDefault="006D3547" w:rsidP="007A5EDD">
            <w:pPr>
              <w:spacing w:after="0" w:line="240" w:lineRule="auto"/>
              <w:ind w:right="-2585"/>
            </w:pPr>
            <w:r w:rsidRPr="00B158E5">
              <w:rPr>
                <w:rFonts w:ascii="Times New Roman" w:eastAsia="Times New Roman" w:hAnsi="Times New Roman" w:cs="Times New Roman"/>
                <w:b/>
                <w:u w:val="single"/>
              </w:rPr>
              <w:t>C.O.N.T.R.A.C.T.</w:t>
            </w:r>
          </w:p>
        </w:tc>
      </w:tr>
      <w:tr w:rsidR="006D3547" w:rsidRPr="007E70DD" w14:paraId="5C20576B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14CBD61" w14:textId="77777777" w:rsidR="006D3547" w:rsidRPr="007E70DD" w:rsidRDefault="006D3547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6809F020" w14:textId="77777777" w:rsidR="006D3547" w:rsidRPr="007E70DD" w:rsidRDefault="006D3547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604DFD2D" w14:textId="77777777" w:rsidR="006D3547" w:rsidRPr="007E70DD" w:rsidRDefault="006D3547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Yuri Lee Laffed___</w:t>
            </w:r>
            <w:r w:rsidRPr="007E70DD">
              <w:rPr>
                <w:rFonts w:ascii="Times New Roman" w:eastAsia="Times New Roman" w:hAnsi="Times New Roman" w:cs="Times New Roman"/>
              </w:rPr>
              <w:t>________</w:t>
            </w:r>
          </w:p>
        </w:tc>
        <w:tc>
          <w:tcPr>
            <w:tcW w:w="5068" w:type="dxa"/>
            <w:vAlign w:val="center"/>
            <w:hideMark/>
          </w:tcPr>
          <w:p w14:paraId="2AF6835C" w14:textId="77777777" w:rsidR="006D3547" w:rsidRPr="007E70DD" w:rsidRDefault="006D3547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4E1A3C5C" w14:textId="77777777" w:rsidR="006D3547" w:rsidRPr="007E70DD" w:rsidRDefault="006D3547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5F8A6A64" w14:textId="77777777" w:rsidR="006D3547" w:rsidRPr="007E70DD" w:rsidRDefault="006D3547" w:rsidP="007A5EDD">
            <w:pPr>
              <w:spacing w:after="0" w:line="240" w:lineRule="auto"/>
              <w:ind w:right="-2585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Kahn T. Rhhacked_______</w:t>
            </w:r>
            <w:r w:rsidRPr="007E70DD">
              <w:rPr>
                <w:rFonts w:ascii="Times New Roman" w:eastAsia="Times New Roman" w:hAnsi="Times New Roman" w:cs="Times New Roman"/>
              </w:rPr>
              <w:t>___</w:t>
            </w:r>
          </w:p>
        </w:tc>
      </w:tr>
      <w:tr w:rsidR="006D3547" w:rsidRPr="007E70DD" w14:paraId="76266A69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FC67C96" w14:textId="77777777" w:rsidR="006D3547" w:rsidRPr="007E70DD" w:rsidRDefault="006D3547" w:rsidP="007A5EDD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5068" w:type="dxa"/>
            <w:vAlign w:val="center"/>
            <w:hideMark/>
          </w:tcPr>
          <w:p w14:paraId="5CA662BA" w14:textId="77777777" w:rsidR="006D3547" w:rsidRPr="007E70DD" w:rsidRDefault="006D3547" w:rsidP="007A5EDD">
            <w:pPr>
              <w:spacing w:after="0" w:line="240" w:lineRule="auto"/>
              <w:ind w:right="-2585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3ACD2D1D" w14:textId="77777777" w:rsidR="006D3547" w:rsidRPr="007E70DD" w:rsidRDefault="006D3547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6D3547" w:rsidRPr="007E70DD" w14:paraId="1464D5B2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C488BD2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3628F2C6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5BF65697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Hugh R. Ewe_____</w:t>
            </w:r>
            <w:r w:rsidRPr="007E70DD">
              <w:rPr>
                <w:rFonts w:ascii="Times New Roman" w:eastAsia="Times New Roman" w:hAnsi="Times New Roman" w:cs="Times New Roman"/>
              </w:rPr>
              <w:t>________</w:t>
            </w:r>
          </w:p>
        </w:tc>
      </w:tr>
      <w:tr w:rsidR="006D3547" w:rsidRPr="007E70DD" w14:paraId="30850E52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B66C449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7B83258B" w14:textId="77777777" w:rsidR="006D3547" w:rsidRPr="007E70DD" w:rsidRDefault="006D3547" w:rsidP="007A5EDD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6D3547" w:rsidRPr="007E70DD" w14:paraId="4B745EE6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14449D1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Signature: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63D0CEBC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5C97ED38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Name: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_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Gettysburger King_</w:t>
            </w:r>
            <w:r w:rsidRPr="007E70DD">
              <w:rPr>
                <w:rFonts w:ascii="Times New Roman" w:eastAsia="Times New Roman" w:hAnsi="Times New Roman" w:cs="Times New Roman"/>
              </w:rPr>
              <w:t>________</w:t>
            </w:r>
          </w:p>
        </w:tc>
      </w:tr>
      <w:tr w:rsidR="006D3547" w:rsidRPr="007E70DD" w14:paraId="4DF04E84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A698A6D" w14:textId="77777777" w:rsidR="006D3547" w:rsidRPr="007E70DD" w:rsidRDefault="006D3547" w:rsidP="001C74EC">
            <w:pPr>
              <w:spacing w:after="0" w:line="240" w:lineRule="auto"/>
            </w:pPr>
            <w:r w:rsidRPr="007E70DD">
              <w:rPr>
                <w:rFonts w:ascii="Times New Roman" w:eastAsia="Times New Roman" w:hAnsi="Times New Roman" w:cs="Times New Roman"/>
                <w:i/>
              </w:rPr>
              <w:t>Title:</w:t>
            </w:r>
            <w:r w:rsidRPr="007E70DD">
              <w:rPr>
                <w:rFonts w:ascii="Times New Roman" w:eastAsia="Times New Roman" w:hAnsi="Times New Roman" w:cs="Times New Roman"/>
              </w:rPr>
              <w:t xml:space="preserve"> </w:t>
            </w:r>
            <w:r w:rsidRPr="007E70DD">
              <w:rPr>
                <w:rFonts w:ascii="Times New Roman" w:eastAsia="Times New Roman" w:hAnsi="Times New Roman" w:cs="Times New Roman"/>
                <w:u w:val="single"/>
              </w:rPr>
              <w:t>Secretary of Whoppers United__</w:t>
            </w:r>
          </w:p>
        </w:tc>
      </w:tr>
    </w:tbl>
    <w:p w14:paraId="0C0FE614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1-12T13:11:00Z" w:initials="MS">
    <w:p w14:paraId="1700EC68" w14:textId="77777777" w:rsidR="006D3547" w:rsidRDefault="006D3547">
      <w:r>
        <w:rPr>
          <w:rStyle w:val="CommentReference"/>
        </w:rPr>
        <w:annotationRef/>
      </w:r>
      <w:r>
        <w:rPr>
          <w:sz w:val="20"/>
        </w:rP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00EC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AC7865" w16cex:dateUtc="2025-11-12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00EC68" w16cid:durableId="06AC78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032252"/>
    <w:rsid w:val="000B202F"/>
    <w:rsid w:val="002D390C"/>
    <w:rsid w:val="003549DB"/>
    <w:rsid w:val="00462CE6"/>
    <w:rsid w:val="00531C3D"/>
    <w:rsid w:val="006B6242"/>
    <w:rsid w:val="006D3547"/>
    <w:rsid w:val="006F5A2D"/>
    <w:rsid w:val="0080188D"/>
    <w:rsid w:val="008261BB"/>
    <w:rsid w:val="008471BC"/>
    <w:rsid w:val="008E54BF"/>
    <w:rsid w:val="00CC30C9"/>
    <w:rsid w:val="00DB7330"/>
    <w:rsid w:val="00DD0D4C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m9ZDfsdtFBe59dpA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7</cp:revision>
  <dcterms:created xsi:type="dcterms:W3CDTF">2025-11-01T07:49:00Z</dcterms:created>
  <dcterms:modified xsi:type="dcterms:W3CDTF">2025-11-12T13:26:00Z</dcterms:modified>
</cp:coreProperties>
</file>