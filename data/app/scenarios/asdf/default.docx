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5CCE2" w14:textId="77777777" w:rsidR="00462CE6" w:rsidRPr="00673D6C" w:rsidRDefault="00462CE6" w:rsidP="00673D6C">
      <w:pPr>
        <w:spacing w:after="165"/>
        <w:jc w:val="center"/>
        <w:rPr>
          <w:rFonts w:ascii="Times New Roman" w:hAnsi="Times New Roman" w:cs="Times New Roman"/>
          <w:b/>
          <w:bCs/>
        </w:rPr>
      </w:pPr>
      <w:r w:rsidRPr="00673D6C">
        <w:rPr>
          <w:rFonts w:ascii="Times New Roman" w:eastAsia="Times New Roman" w:hAnsi="Times New Roman" w:cs="Times New Roman"/>
          <w:b/>
          <w:bCs/>
          <w:sz w:val="44"/>
        </w:rPr>
        <w:t>REDLINED &amp; SIGNED</w:t>
      </w:r>
      <w:r w:rsidRPr="00673D6C">
        <w:rPr>
          <w:rFonts w:ascii="Times New Roman" w:eastAsia="Times New Roman" w:hAnsi="Times New Roman" w:cs="Times New Roman"/>
          <w:b/>
          <w:bCs/>
          <w:sz w:val="44"/>
        </w:rPr>
        <w:br/>
      </w:r>
      <w:r w:rsidRPr="00673D6C">
        <w:rPr>
          <w:rFonts w:ascii="Times New Roman" w:eastAsia="Times New Roman" w:hAnsi="Times New Roman" w:cs="Times New Roman"/>
          <w:i/>
          <w:sz w:val="26"/>
        </w:rPr>
        <w:t>The Contracts System Governments Deserve</w:t>
      </w:r>
    </w:p>
    <w:p w14:paraId="3861CC4C" w14:textId="77777777" w:rsidR="00462CE6" w:rsidRPr="00673D6C" w:rsidRDefault="00462CE6">
      <w:pPr>
        <w:spacing w:after="0" w:line="240" w:lineRule="auto"/>
        <w:ind w:left="18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PARTIES</w:t>
      </w:r>
    </w:p>
    <w:p w14:paraId="1AE7636B" w14:textId="77777777" w:rsidR="00462CE6" w:rsidRPr="00DE68DA" w:rsidRDefault="00462CE6" w:rsidP="00673D6C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  <w:r w:rsidRPr="00673D6C">
        <w:rPr>
          <w:rFonts w:ascii="Times New Roman" w:hAnsi="Times New Roman" w:cs="Times New Roman"/>
          <w:sz w:val="22"/>
          <w:szCs w:val="22"/>
        </w:rPr>
        <w:t xml:space="preserve">This </w:t>
      </w:r>
      <w:r w:rsidRPr="00DE68DA">
        <w:rPr>
          <w:rFonts w:ascii="Times New Roman" w:hAnsi="Times New Roman" w:cs="Times New Roman"/>
          <w:sz w:val="22"/>
          <w:szCs w:val="22"/>
        </w:rPr>
        <w:t xml:space="preserve">Memorandum of Understanding (“MOU”) is entered into by and between </w:t>
      </w:r>
      <w:r w:rsidRPr="00DE68DA">
        <w:rPr>
          <w:rFonts w:ascii="Times New Roman" w:hAnsi="Times New Roman" w:cs="Times New Roman"/>
          <w:b/>
          <w:bCs/>
          <w:sz w:val="22"/>
          <w:szCs w:val="22"/>
        </w:rPr>
        <w:t>OpenGov, Inc. (“OG”)</w:t>
      </w:r>
      <w:r w:rsidRPr="00DE68DA">
        <w:rPr>
          <w:rFonts w:ascii="Times New Roman" w:hAnsi="Times New Roman" w:cs="Times New Roman"/>
          <w:sz w:val="22"/>
          <w:szCs w:val="22"/>
        </w:rPr>
        <w:t xml:space="preserve">, a builder of cloud-based brilliance for governments everywhere, and </w:t>
      </w:r>
      <w:r w:rsidRPr="00DE68DA">
        <w:rPr>
          <w:rFonts w:ascii="Times New Roman" w:hAnsi="Times New Roman" w:cs="Times New Roman"/>
          <w:b/>
          <w:bCs/>
          <w:sz w:val="22"/>
          <w:szCs w:val="22"/>
        </w:rPr>
        <w:t xml:space="preserve">The Center for Oversight of Negotiation, Terms, Redlines, and Clauses (C.O.N.T.R.A.C.T.), </w:t>
      </w:r>
      <w:r w:rsidRPr="00DE68DA">
        <w:rPr>
          <w:rFonts w:ascii="Times New Roman" w:hAnsi="Times New Roman" w:cs="Times New Roman"/>
          <w:sz w:val="22"/>
          <w:szCs w:val="22"/>
        </w:rPr>
        <w:t>representing all those who have survived procurement cycles, multi-department reviews, and document version confusion. Collectively, OG and Agency are referred to as the “Parties.”</w:t>
      </w:r>
    </w:p>
    <w:p w14:paraId="39DDB140" w14:textId="77777777" w:rsidR="00462CE6" w:rsidRPr="00DE68DA" w:rsidRDefault="00462CE6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08E5B2A1" w14:textId="77777777" w:rsidR="00462CE6" w:rsidRPr="00673D6C" w:rsidRDefault="00462CE6">
      <w:pPr>
        <w:spacing w:after="0" w:line="240" w:lineRule="auto"/>
        <w:ind w:left="18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WHEREAS</w:t>
      </w:r>
    </w:p>
    <w:p w14:paraId="6F027DD0" w14:textId="77777777" w:rsidR="00462CE6" w:rsidRPr="00673D6C" w:rsidRDefault="00462CE6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73D6C">
        <w:rPr>
          <w:rFonts w:ascii="Times New Roman" w:eastAsia="Times New Roman" w:hAnsi="Times New Roman" w:cs="Times New Roman"/>
          <w:sz w:val="22"/>
          <w:szCs w:val="22"/>
        </w:rPr>
        <w:t xml:space="preserve">Government employees deserve </w:t>
      </w:r>
      <w:ins w:id="0" w:author="Moti Sorkin" w:date="2025-10-14T14:46:00Z" w16du:dateUtc="2025-10-14T21:46:00Z">
        <w:r>
          <w:rPr>
            <w:rFonts w:ascii="Times New Roman" w:eastAsia="Times New Roman" w:hAnsi="Times New Roman" w:cs="Times New Roman"/>
            <w:sz w:val="22"/>
            <w:szCs w:val="22"/>
          </w:rPr>
          <w:t xml:space="preserve">the best possible </w:t>
        </w:r>
      </w:ins>
      <w:r w:rsidRPr="00673D6C">
        <w:rPr>
          <w:rFonts w:ascii="Times New Roman" w:eastAsia="Times New Roman" w:hAnsi="Times New Roman" w:cs="Times New Roman"/>
          <w:sz w:val="22"/>
          <w:szCs w:val="22"/>
        </w:rPr>
        <w:t xml:space="preserve">tools to do their </w:t>
      </w:r>
      <w:proofErr w:type="gramStart"/>
      <w:r w:rsidRPr="00673D6C">
        <w:rPr>
          <w:rFonts w:ascii="Times New Roman" w:eastAsia="Times New Roman" w:hAnsi="Times New Roman" w:cs="Times New Roman"/>
          <w:sz w:val="22"/>
          <w:szCs w:val="22"/>
        </w:rPr>
        <w:t>jobs;</w:t>
      </w:r>
      <w:proofErr w:type="gramEnd"/>
    </w:p>
    <w:p w14:paraId="4DA17EA9" w14:textId="77777777" w:rsidR="00462CE6" w:rsidRPr="00673D6C" w:rsidRDefault="00462CE6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73D6C">
        <w:rPr>
          <w:rFonts w:ascii="Times New Roman" w:eastAsia="Times New Roman" w:hAnsi="Times New Roman" w:cs="Times New Roman"/>
          <w:sz w:val="22"/>
          <w:szCs w:val="22"/>
        </w:rPr>
        <w:t>This MOU establishes a mutual commitment to design, build, and deploy the best contract system ever conceived, a system that will:</w:t>
      </w:r>
    </w:p>
    <w:p w14:paraId="4784FB07" w14:textId="77777777" w:rsidR="00462CE6" w:rsidRPr="00673D6C" w:rsidRDefault="00462CE6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73D6C">
        <w:rPr>
          <w:rFonts w:ascii="Times New Roman" w:eastAsia="Times New Roman" w:hAnsi="Times New Roman" w:cs="Times New Roman"/>
          <w:sz w:val="22"/>
          <w:szCs w:val="22"/>
        </w:rPr>
        <w:t xml:space="preserve">Eliminate </w:t>
      </w:r>
      <w:del w:id="1" w:author="Moti Sorkin" w:date="2025-10-14T14:47:00Z" w16du:dateUtc="2025-10-14T21:47:00Z">
        <w:r w:rsidRPr="00673D6C" w:rsidDel="00E667C4">
          <w:rPr>
            <w:rFonts w:ascii="Times New Roman" w:eastAsia="Times New Roman" w:hAnsi="Times New Roman" w:cs="Times New Roman"/>
            <w:sz w:val="22"/>
            <w:szCs w:val="22"/>
          </w:rPr>
          <w:delText xml:space="preserve">attachment </w:delText>
        </w:r>
      </w:del>
      <w:ins w:id="2" w:author="Moti Sorkin" w:date="2025-10-14T14:47:00Z" w16du:dateUtc="2025-10-14T21:47:00Z">
        <w:r>
          <w:rPr>
            <w:rFonts w:ascii="Times New Roman" w:eastAsia="Times New Roman" w:hAnsi="Times New Roman" w:cs="Times New Roman"/>
            <w:sz w:val="22"/>
            <w:szCs w:val="22"/>
          </w:rPr>
          <w:t xml:space="preserve">any </w:t>
        </w:r>
      </w:ins>
      <w:r w:rsidRPr="00673D6C">
        <w:rPr>
          <w:rFonts w:ascii="Times New Roman" w:eastAsia="Times New Roman" w:hAnsi="Times New Roman" w:cs="Times New Roman"/>
          <w:sz w:val="22"/>
          <w:szCs w:val="22"/>
        </w:rPr>
        <w:t>confusion and “Final_Final_</w:t>
      </w:r>
      <w:commentRangeStart w:id="3"/>
      <w:r w:rsidRPr="00673D6C">
        <w:rPr>
          <w:rFonts w:ascii="Times New Roman" w:eastAsia="Times New Roman" w:hAnsi="Times New Roman" w:cs="Times New Roman"/>
          <w:sz w:val="22"/>
          <w:szCs w:val="22"/>
        </w:rPr>
        <w:t>UseThisOne</w:t>
      </w:r>
      <w:commentRangeEnd w:id="3"/>
      <w:r>
        <w:rPr>
          <w:rStyle w:val="CommentReference"/>
        </w:rPr>
        <w:commentReference w:id="3"/>
      </w:r>
      <w:r w:rsidRPr="00673D6C">
        <w:rPr>
          <w:rFonts w:ascii="Times New Roman" w:eastAsia="Times New Roman" w:hAnsi="Times New Roman" w:cs="Times New Roman"/>
          <w:sz w:val="22"/>
          <w:szCs w:val="22"/>
        </w:rPr>
        <w:t>.docx</w:t>
      </w:r>
      <w:proofErr w:type="gramStart"/>
      <w:r w:rsidRPr="00673D6C">
        <w:rPr>
          <w:rFonts w:ascii="Times New Roman" w:eastAsia="Times New Roman" w:hAnsi="Times New Roman" w:cs="Times New Roman"/>
          <w:sz w:val="22"/>
          <w:szCs w:val="22"/>
        </w:rPr>
        <w:t>”;</w:t>
      </w:r>
      <w:proofErr w:type="gramEnd"/>
    </w:p>
    <w:p w14:paraId="539F0905" w14:textId="77777777" w:rsidR="00462CE6" w:rsidRPr="00673D6C" w:rsidRDefault="00462CE6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73D6C">
        <w:rPr>
          <w:rFonts w:ascii="Times New Roman" w:eastAsia="Times New Roman" w:hAnsi="Times New Roman" w:cs="Times New Roman"/>
          <w:sz w:val="22"/>
          <w:szCs w:val="22"/>
        </w:rPr>
        <w:t>Deliver modern redlining, AI-powered assistance, and seamless collaboration;</w:t>
      </w:r>
    </w:p>
    <w:p w14:paraId="1729D79D" w14:textId="77777777" w:rsidR="00462CE6" w:rsidRPr="00673D6C" w:rsidRDefault="00462CE6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73D6C">
        <w:rPr>
          <w:rFonts w:ascii="Times New Roman" w:eastAsia="Times New Roman" w:hAnsi="Times New Roman" w:cs="Times New Roman"/>
          <w:sz w:val="22"/>
          <w:szCs w:val="22"/>
        </w:rPr>
        <w:t xml:space="preserve">Allow procurement professionals to reclaim precious hours previously lost to </w:t>
      </w:r>
      <w:proofErr w:type="gramStart"/>
      <w:r w:rsidRPr="00673D6C">
        <w:rPr>
          <w:rFonts w:ascii="Times New Roman" w:eastAsia="Times New Roman" w:hAnsi="Times New Roman" w:cs="Times New Roman"/>
          <w:sz w:val="22"/>
          <w:szCs w:val="22"/>
        </w:rPr>
        <w:t>formatting;</w:t>
      </w:r>
      <w:proofErr w:type="gramEnd"/>
    </w:p>
    <w:p w14:paraId="3B4170DC" w14:textId="77777777" w:rsidR="00462CE6" w:rsidRPr="00673D6C" w:rsidRDefault="00462CE6" w:rsidP="00673D6C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8"/>
        </w:rPr>
      </w:pPr>
      <w:r w:rsidRPr="00673D6C">
        <w:rPr>
          <w:rFonts w:ascii="Times New Roman" w:hAnsi="Times New Roman" w:cs="Times New Roman"/>
          <w:sz w:val="22"/>
          <w:szCs w:val="22"/>
        </w:rPr>
        <w:br/>
      </w:r>
      <w:r w:rsidRPr="00673D6C">
        <w:rPr>
          <w:rFonts w:ascii="Times New Roman" w:eastAsia="Times New Roman" w:hAnsi="Times New Roman" w:cs="Times New Roman"/>
          <w:sz w:val="22"/>
          <w:szCs w:val="22"/>
        </w:rPr>
        <w:t xml:space="preserve">NOW, THERETWO, THERETHREE, AND THEREFOUR, the parties agree </w:t>
      </w:r>
      <w:proofErr w:type="gramStart"/>
      <w:r w:rsidRPr="00673D6C">
        <w:rPr>
          <w:rFonts w:ascii="Times New Roman" w:eastAsia="Times New Roman" w:hAnsi="Times New Roman" w:cs="Times New Roman"/>
          <w:sz w:val="22"/>
          <w:szCs w:val="22"/>
        </w:rPr>
        <w:t>to</w:t>
      </w:r>
      <w:proofErr w:type="gramEnd"/>
      <w:r w:rsidRPr="00673D6C">
        <w:rPr>
          <w:rFonts w:ascii="Times New Roman" w:eastAsia="Times New Roman" w:hAnsi="Times New Roman" w:cs="Times New Roman"/>
          <w:sz w:val="22"/>
          <w:szCs w:val="22"/>
        </w:rPr>
        <w:t xml:space="preserve"> the following:</w:t>
      </w:r>
      <w:r w:rsidRPr="00673D6C">
        <w:rPr>
          <w:rFonts w:ascii="Times New Roman" w:hAnsi="Times New Roman" w:cs="Times New Roman"/>
        </w:rPr>
        <w:br/>
      </w:r>
      <w:bookmarkStart w:id="4" w:name="_Hlk205802719"/>
      <w:bookmarkEnd w:id="4"/>
    </w:p>
    <w:p w14:paraId="5893850E" w14:textId="77777777" w:rsidR="00462CE6" w:rsidRPr="00673D6C" w:rsidRDefault="00462CE6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TIMELINE</w:t>
      </w:r>
    </w:p>
    <w:p w14:paraId="2E6461D3" w14:textId="77777777" w:rsidR="00462CE6" w:rsidRPr="00DE68DA" w:rsidRDefault="00462CE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E68DA">
        <w:rPr>
          <w:rFonts w:ascii="Times New Roman" w:eastAsia="Times New Roman" w:hAnsi="Times New Roman" w:cs="Times New Roman"/>
          <w:sz w:val="22"/>
          <w:szCs w:val="22"/>
        </w:rPr>
        <w:t>This is our best estimate, and we will update it as we make progress.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3420"/>
        <w:gridCol w:w="1980"/>
        <w:gridCol w:w="1260"/>
        <w:gridCol w:w="1260"/>
      </w:tblGrid>
      <w:tr w:rsidR="00462CE6" w:rsidRPr="00DE68DA" w14:paraId="148D21EA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C09992B" w14:textId="77777777" w:rsidR="00462CE6" w:rsidRPr="00DE68DA" w:rsidRDefault="00462CE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Phase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745E554" w14:textId="77777777" w:rsidR="00462CE6" w:rsidRPr="00DE68DA" w:rsidRDefault="00462CE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Description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F7BB822" w14:textId="77777777" w:rsidR="00462CE6" w:rsidRPr="00DE68DA" w:rsidRDefault="00462CE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Access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853CA7D" w14:textId="77777777" w:rsidR="00462CE6" w:rsidRPr="00DE68DA" w:rsidRDefault="00462CE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Optional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18C0AF5" w14:textId="77777777" w:rsidR="00462CE6" w:rsidRPr="00DE68DA" w:rsidRDefault="00462CE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Timing</w:t>
            </w:r>
          </w:p>
        </w:tc>
      </w:tr>
      <w:tr w:rsidR="00462CE6" w:rsidRPr="00DE68DA" w14:paraId="48D2DC6F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55AB75F" w14:textId="77777777" w:rsidR="00462CE6" w:rsidRPr="00DE68DA" w:rsidRDefault="00462CE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Prototype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439752F" w14:textId="77777777" w:rsidR="00462CE6" w:rsidRPr="00DE68DA" w:rsidRDefault="00462CE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Testable application for testing and gathering feedback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B512BFF" w14:textId="77777777" w:rsidR="00462CE6" w:rsidRPr="00DE68DA" w:rsidRDefault="00462CE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Internal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41197A6" w14:textId="77777777" w:rsidR="00462CE6" w:rsidRPr="00DE68DA" w:rsidRDefault="00462CE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1F3961F" w14:textId="77777777" w:rsidR="00462CE6" w:rsidRPr="00DE68DA" w:rsidRDefault="00462CE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October</w:t>
            </w:r>
          </w:p>
        </w:tc>
      </w:tr>
      <w:tr w:rsidR="00462CE6" w:rsidRPr="00DE68DA" w14:paraId="4D3D9C71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C5F5880" w14:textId="77777777" w:rsidR="00462CE6" w:rsidRPr="00DE68DA" w:rsidRDefault="00462CE6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Private Preview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0D31FF5" w14:textId="77777777" w:rsidR="00462CE6" w:rsidRPr="00DE68DA" w:rsidRDefault="00462CE6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Bare-bones</w:t>
            </w:r>
            <w:proofErr w:type="gramEnd"/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redline experience that works within OpenGov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E7DE4B4" w14:textId="77777777" w:rsidR="00462CE6" w:rsidRPr="00DE68DA" w:rsidRDefault="00462CE6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Internal and ~10 customers by invitation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EBB9A0B" w14:textId="77777777" w:rsidR="00462CE6" w:rsidRPr="00DE68DA" w:rsidRDefault="00462CE6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E116ADF" w14:textId="77777777" w:rsidR="00462CE6" w:rsidRPr="00DE68DA" w:rsidRDefault="00462CE6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February 2026</w:t>
            </w:r>
          </w:p>
        </w:tc>
      </w:tr>
      <w:tr w:rsidR="00462CE6" w:rsidRPr="00DE68DA" w14:paraId="4FD09BFB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FA77411" w14:textId="77777777" w:rsidR="00462CE6" w:rsidRPr="00DE68DA" w:rsidRDefault="00462CE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Public Preview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61C81EC" w14:textId="77777777" w:rsidR="00462CE6" w:rsidRPr="00DE68DA" w:rsidRDefault="00462CE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Robust experience including basic AI integration and the vendor experience.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EB11B17" w14:textId="77777777" w:rsidR="00462CE6" w:rsidRPr="00DE68DA" w:rsidRDefault="00462CE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Internal and larger pool of customers can opt-in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B6931D3" w14:textId="77777777" w:rsidR="00462CE6" w:rsidRPr="00DE68DA" w:rsidRDefault="00462CE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DA937DB" w14:textId="77777777" w:rsidR="00462CE6" w:rsidRPr="00DE68DA" w:rsidRDefault="00462CE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Mid-2026</w:t>
            </w:r>
          </w:p>
        </w:tc>
      </w:tr>
      <w:tr w:rsidR="00462CE6" w:rsidRPr="00DE68DA" w14:paraId="651FD2BC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FCDAB5" w14:textId="77777777" w:rsidR="00462CE6" w:rsidRPr="00DE68DA" w:rsidRDefault="00462CE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MVP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F5F0228" w14:textId="77777777" w:rsidR="00462CE6" w:rsidRPr="00DE68DA" w:rsidRDefault="00462CE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Full redlining experience, may lack some core functionality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AE29F69" w14:textId="77777777" w:rsidR="00462CE6" w:rsidRPr="00DE68DA" w:rsidRDefault="00462CE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All (“new features” opt-in button)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30A41AF" w14:textId="77777777" w:rsidR="00462CE6" w:rsidRPr="00DE68DA" w:rsidRDefault="00462CE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B869571" w14:textId="77777777" w:rsidR="00462CE6" w:rsidRPr="00DE68DA" w:rsidRDefault="00462CE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Late 2026</w:t>
            </w:r>
          </w:p>
        </w:tc>
      </w:tr>
      <w:tr w:rsidR="00462CE6" w:rsidRPr="00DE68DA" w14:paraId="1D622FC9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E46977" w14:textId="77777777" w:rsidR="00462CE6" w:rsidRPr="00DE68DA" w:rsidRDefault="00462CE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Transition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5AEB4AD" w14:textId="77777777" w:rsidR="00462CE6" w:rsidRPr="00DE68DA" w:rsidRDefault="00462CE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Fully replace the existing experience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A561E66" w14:textId="77777777" w:rsidR="00462CE6" w:rsidRPr="00DE68DA" w:rsidRDefault="00462CE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All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4D908D2" w14:textId="77777777" w:rsidR="00462CE6" w:rsidRPr="00DE68DA" w:rsidRDefault="00462CE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5342AFE" w14:textId="77777777" w:rsidR="00462CE6" w:rsidRPr="00DE68DA" w:rsidRDefault="00462CE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2027</w:t>
            </w:r>
          </w:p>
        </w:tc>
      </w:tr>
    </w:tbl>
    <w:p w14:paraId="5ACFFFDE" w14:textId="77777777" w:rsidR="00462CE6" w:rsidRDefault="00462CE6">
      <w:pPr>
        <w:spacing w:after="165"/>
        <w:rPr>
          <w:rFonts w:ascii="Times New Roman" w:hAnsi="Times New Roman" w:cs="Times New Roman"/>
        </w:rPr>
      </w:pPr>
    </w:p>
    <w:p w14:paraId="7897DD48" w14:textId="77777777" w:rsidR="00462CE6" w:rsidRPr="00673D6C" w:rsidRDefault="00462CE6" w:rsidP="00882DCA">
      <w:pPr>
        <w:spacing w:after="0" w:line="240" w:lineRule="auto"/>
        <w:ind w:left="45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</w:rPr>
        <w:t>FEEDBACK</w:t>
      </w:r>
    </w:p>
    <w:p w14:paraId="75111A19" w14:textId="77777777" w:rsidR="00462CE6" w:rsidRDefault="00462CE6" w:rsidP="00882DCA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Please share it</w:t>
      </w:r>
      <w:r w:rsidRPr="00DE68DA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hyperlink r:id="rId9">
        <w:r w:rsidRPr="00DE68DA">
          <w:rPr>
            <w:rStyle w:val="Hyperlink"/>
            <w:rFonts w:ascii="Times New Roman" w:eastAsia="Times New Roman" w:hAnsi="Times New Roman" w:cs="Times New Roman"/>
            <w:color w:val="0563C1"/>
            <w:sz w:val="22"/>
            <w:szCs w:val="22"/>
          </w:rPr>
          <w:t xml:space="preserve"> please</w:t>
        </w:r>
      </w:hyperlink>
      <w:r>
        <w:rPr>
          <w:rFonts w:ascii="Times New Roman" w:eastAsia="Times New Roman" w:hAnsi="Times New Roman" w:cs="Times New Roman"/>
          <w:sz w:val="22"/>
          <w:szCs w:val="22"/>
        </w:rPr>
        <w:t xml:space="preserve">! Or email us: </w:t>
      </w:r>
      <w:hyperlink r:id="rId10" w:history="1">
        <w:r w:rsidRPr="00771912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>msorkin@opengov.com</w:t>
        </w:r>
      </w:hyperlink>
      <w:r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hyperlink r:id="rId11" w:history="1">
        <w:r w:rsidRPr="00771912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>jehlers@opengov.com</w:t>
        </w:r>
      </w:hyperlink>
      <w:r>
        <w:rPr>
          <w:rFonts w:ascii="Times New Roman" w:eastAsia="Times New Roman" w:hAnsi="Times New Roman" w:cs="Times New Roman"/>
          <w:sz w:val="22"/>
          <w:szCs w:val="22"/>
        </w:rPr>
        <w:t>.</w:t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</w:p>
    <w:p w14:paraId="2C233688" w14:textId="77777777" w:rsidR="00462CE6" w:rsidRPr="00673D6C" w:rsidRDefault="00462CE6">
      <w:pPr>
        <w:spacing w:after="165"/>
        <w:rPr>
          <w:rFonts w:ascii="Times New Roman" w:hAnsi="Times New Roman" w:cs="Times New Roman"/>
        </w:rPr>
      </w:pPr>
      <w:r w:rsidRPr="00673D6C">
        <w:rPr>
          <w:rFonts w:ascii="Times New Roman" w:hAnsi="Times New Roman" w:cs="Times New Roman"/>
        </w:rPr>
        <w:br w:type="page"/>
      </w:r>
    </w:p>
    <w:p w14:paraId="5DEFC636" w14:textId="77777777" w:rsidR="00462CE6" w:rsidRDefault="00462CE6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lastRenderedPageBreak/>
        <w:t>RELEASE PLAN</w:t>
      </w:r>
    </w:p>
    <w:p w14:paraId="5293F868" w14:textId="77777777" w:rsidR="00462CE6" w:rsidRDefault="00462CE6" w:rsidP="00DE68DA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Note this is a tentative plan, and we will modify it as we make progress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in order to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speed up and better align with 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C.O.N.T.R.A.C.T.’s </w:t>
      </w:r>
      <w:r w:rsidRPr="00DE68DA">
        <w:rPr>
          <w:rFonts w:ascii="Times New Roman" w:eastAsia="Times New Roman" w:hAnsi="Times New Roman" w:cs="Times New Roman"/>
          <w:sz w:val="22"/>
          <w:szCs w:val="22"/>
        </w:rPr>
        <w:t>expectations.</w:t>
      </w:r>
    </w:p>
    <w:p w14:paraId="11AD921D" w14:textId="77777777" w:rsidR="00462CE6" w:rsidRDefault="00462CE6" w:rsidP="00DE68DA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4ACB1E54" w14:textId="77777777" w:rsidR="00462CE6" w:rsidRPr="00DE68DA" w:rsidRDefault="00462CE6" w:rsidP="00DE68D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In addition, please be clear that we will *not* execute a full transition away from the existing experience until we have migrated all key functionality, such as template automation, as well as porting over current templates.</w:t>
      </w:r>
    </w:p>
    <w:p w14:paraId="6D575467" w14:textId="77777777" w:rsidR="00462CE6" w:rsidRPr="00DE68DA" w:rsidRDefault="00462CE6" w:rsidP="00DE68D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1170"/>
        <w:gridCol w:w="1080"/>
        <w:gridCol w:w="1080"/>
        <w:gridCol w:w="1440"/>
      </w:tblGrid>
      <w:tr w:rsidR="00462CE6" w:rsidRPr="00DE68DA" w14:paraId="30AFE31E" w14:textId="77777777" w:rsidTr="00173516"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A4DF618" w14:textId="77777777" w:rsidR="00462CE6" w:rsidRPr="00DE68DA" w:rsidRDefault="00462CE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Name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BE6C82B" w14:textId="77777777" w:rsidR="00462CE6" w:rsidRPr="00DE68DA" w:rsidRDefault="00462CE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Private Preview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4F99DE1B" w14:textId="77777777" w:rsidR="00462CE6" w:rsidRPr="00DE68DA" w:rsidRDefault="00462CE6">
            <w:pPr>
              <w:spacing w:after="165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Public Preview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CEA8C65" w14:textId="77777777" w:rsidR="00462CE6" w:rsidRPr="00DE68DA" w:rsidRDefault="00462CE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MVP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D18EFAF" w14:textId="77777777" w:rsidR="00462CE6" w:rsidRPr="00DE68DA" w:rsidRDefault="00462CE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Transition</w:t>
            </w:r>
          </w:p>
        </w:tc>
      </w:tr>
      <w:tr w:rsidR="00462CE6" w:rsidRPr="00DE68DA" w14:paraId="5DB7A1F3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66A8C7DE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bookmarkStart w:id="5" w:name="_Hlk206417645"/>
            <w:bookmarkEnd w:id="5"/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Core infra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40884E9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05DFC2C1" w14:textId="77777777" w:rsidR="00462CE6" w:rsidRPr="00DE68DA" w:rsidRDefault="00462CE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43F0D00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1E29D41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462CE6" w:rsidRPr="00DE68DA" w14:paraId="6F02F6A9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68CCD139" w14:textId="77777777" w:rsidR="00462CE6" w:rsidRPr="00DE68DA" w:rsidRDefault="00462CE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File management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48371C5" w14:textId="77777777" w:rsidR="00462CE6" w:rsidRPr="00DE68DA" w:rsidRDefault="00462CE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11B041ED" w14:textId="77777777" w:rsidR="00462CE6" w:rsidRPr="00DE68DA" w:rsidRDefault="00462CE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1DDCCC8" w14:textId="77777777" w:rsidR="00462CE6" w:rsidRPr="00DE68DA" w:rsidRDefault="00462CE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2505EA87" w14:textId="77777777" w:rsidR="00462CE6" w:rsidRPr="00DE68DA" w:rsidRDefault="00462CE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462CE6" w:rsidRPr="00DE68DA" w14:paraId="444721E6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FBDA562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User management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097E8156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553486D3" w14:textId="77777777" w:rsidR="00462CE6" w:rsidRPr="00DE68DA" w:rsidRDefault="00462CE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B252A89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BDDBA76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462CE6" w:rsidRPr="00DE68DA" w14:paraId="639512F3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7EC5702" w14:textId="77777777" w:rsidR="00462CE6" w:rsidRPr="00DE68DA" w:rsidRDefault="00462CE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Check-in / check-out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0D2DB7E" w14:textId="77777777" w:rsidR="00462CE6" w:rsidRPr="00DE68DA" w:rsidRDefault="00462CE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743B3CAC" w14:textId="77777777" w:rsidR="00462CE6" w:rsidRPr="00DE68DA" w:rsidRDefault="00462CE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F9392C4" w14:textId="77777777" w:rsidR="00462CE6" w:rsidRPr="00DE68DA" w:rsidRDefault="00462CE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B721B7A" w14:textId="77777777" w:rsidR="00462CE6" w:rsidRPr="00DE68DA" w:rsidRDefault="00462CE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462CE6" w:rsidRPr="00DE68DA" w14:paraId="7C7A777E" w14:textId="77777777" w:rsidTr="00DE68DA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904E963" w14:textId="77777777" w:rsidR="00462CE6" w:rsidRPr="00DE68DA" w:rsidRDefault="00462CE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462CE6" w:rsidRPr="00DE68DA" w14:paraId="3014FD66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14718A2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Basic AI integration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F88BC12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5BA3C160" w14:textId="77777777" w:rsidR="00462CE6" w:rsidRPr="00DE68DA" w:rsidRDefault="00462CE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43E661E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8E04DC9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462CE6" w:rsidRPr="00DE68DA" w14:paraId="6428FE84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04A02AE" w14:textId="77777777" w:rsidR="00462CE6" w:rsidRPr="00DE68DA" w:rsidRDefault="00462CE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Vendor experience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25591C6" w14:textId="77777777" w:rsidR="00462CE6" w:rsidRPr="00DE68DA" w:rsidRDefault="00462CE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47C6141F" w14:textId="77777777" w:rsidR="00462CE6" w:rsidRPr="00DE68DA" w:rsidRDefault="00462CE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4FED623" w14:textId="77777777" w:rsidR="00462CE6" w:rsidRPr="00DE68DA" w:rsidRDefault="00462CE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F69AD46" w14:textId="77777777" w:rsidR="00462CE6" w:rsidRPr="00DE68DA" w:rsidRDefault="00462CE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462CE6" w:rsidRPr="00DE68DA" w14:paraId="3D1A484C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3B8EE9D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Signatures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8A6BCA6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6FA00E4F" w14:textId="77777777" w:rsidR="00462CE6" w:rsidRPr="00DE68DA" w:rsidRDefault="00462CE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A51DD04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198C715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462CE6" w:rsidRPr="00DE68DA" w14:paraId="5EE4097C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4545304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Variables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2019E44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33215A11" w14:textId="77777777" w:rsidR="00462CE6" w:rsidRPr="00DE68DA" w:rsidRDefault="00462CE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188FCF8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F5D71D0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462CE6" w:rsidRPr="00DE68DA" w14:paraId="3282D268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D4CBA7A" w14:textId="77777777" w:rsidR="00462CE6" w:rsidRPr="003E1761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  <w:lang w:val="fr-FR"/>
              </w:rPr>
            </w:pPr>
            <w:r w:rsidRPr="003E1761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 xml:space="preserve">AI </w:t>
            </w:r>
            <w:proofErr w:type="spellStart"/>
            <w:r w:rsidRPr="003E1761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dashboard</w:t>
            </w:r>
            <w:proofErr w:type="spellEnd"/>
            <w:r w:rsidRPr="003E1761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 xml:space="preserve"> (</w:t>
            </w:r>
            <w:proofErr w:type="spellStart"/>
            <w:r w:rsidRPr="003E1761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track</w:t>
            </w:r>
            <w:proofErr w:type="spellEnd"/>
            <w:r w:rsidRPr="003E1761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 xml:space="preserve"> changes, </w:t>
            </w:r>
            <w:proofErr w:type="spellStart"/>
            <w:r w:rsidRPr="003E1761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comments</w:t>
            </w:r>
            <w:proofErr w:type="spellEnd"/>
            <w:r w:rsidRPr="003E1761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 xml:space="preserve">, </w:t>
            </w:r>
            <w:proofErr w:type="spellStart"/>
            <w:r w:rsidRPr="003E1761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etc</w:t>
            </w:r>
            <w:proofErr w:type="spellEnd"/>
            <w:r w:rsidRPr="003E1761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39AD1C2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556DC7A2" w14:textId="77777777" w:rsidR="00462CE6" w:rsidRPr="00DE68DA" w:rsidRDefault="00462CE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F90689E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20A5C47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462CE6" w:rsidRPr="00DE68DA" w14:paraId="6678C92F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FCEA59D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 xml:space="preserve">AI version </w:t>
            </w:r>
            <w:proofErr w:type="spellStart"/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com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p</w:t>
            </w: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a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rison</w:t>
            </w:r>
            <w:proofErr w:type="spellEnd"/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5B45CF7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435F3CE8" w14:textId="77777777" w:rsidR="00462CE6" w:rsidRPr="00DE68DA" w:rsidRDefault="00462CE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7B06D91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66832FD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462CE6" w:rsidRPr="00DE68DA" w14:paraId="5402D47E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2CAEF88" w14:textId="77777777" w:rsidR="00462CE6" w:rsidRPr="00DE68DA" w:rsidRDefault="00462CE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AI negotiator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E541DFA" w14:textId="77777777" w:rsidR="00462CE6" w:rsidRPr="00DE68DA" w:rsidRDefault="00462CE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7C0EFD66" w14:textId="77777777" w:rsidR="00462CE6" w:rsidRPr="00DE68DA" w:rsidRDefault="00462CE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61C1C60" w14:textId="77777777" w:rsidR="00462CE6" w:rsidRPr="00DE68DA" w:rsidRDefault="00462CE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F79857C" w14:textId="77777777" w:rsidR="00462CE6" w:rsidRPr="00DE68DA" w:rsidRDefault="00462CE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462CE6" w:rsidRPr="00DE68DA" w14:paraId="62A88D09" w14:textId="77777777" w:rsidTr="00DE68DA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B9EB593" w14:textId="77777777" w:rsidR="00462CE6" w:rsidRPr="00DE68DA" w:rsidRDefault="00462CE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462CE6" w:rsidRPr="00DE68DA" w14:paraId="7B0134BC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7377ACB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Section control (locking)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66EA67F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7DF62D93" w14:textId="77777777" w:rsidR="00462CE6" w:rsidRPr="00DE68DA" w:rsidRDefault="00462CE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83F5FA1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2448DCF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462CE6" w:rsidRPr="00DE68DA" w14:paraId="35A123F4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850F7C5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  <w:lang w:val="fr-FR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Section control (automation)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53E3AEC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4F676166" w14:textId="77777777" w:rsidR="00462CE6" w:rsidRPr="00DE68DA" w:rsidRDefault="00462CE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C1074F3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E636186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462CE6" w:rsidRPr="00DE68DA" w14:paraId="23468512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1ED0C0E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Template end-to-end experience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DF42257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19D658B9" w14:textId="77777777" w:rsidR="00462CE6" w:rsidRPr="00DE68DA" w:rsidRDefault="00462CE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F167804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C06FDE2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462CE6" w:rsidRPr="00DE68DA" w14:paraId="4F8A5652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36BBF54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Compile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a contract packet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797F7C5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5C091CE0" w14:textId="77777777" w:rsidR="00462CE6" w:rsidRPr="00DE68DA" w:rsidRDefault="00462CE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4A5B52F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424B6EC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462CE6" w:rsidRPr="00DE68DA" w14:paraId="710C6732" w14:textId="77777777" w:rsidTr="00DE68DA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91E78C9" w14:textId="77777777" w:rsidR="00462CE6" w:rsidRPr="00DE68DA" w:rsidRDefault="00462CE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462CE6" w:rsidRPr="00DE68DA" w14:paraId="3A3C4697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3DFE181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Concurrent editing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(TBD)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EDABA8D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68337EE6" w14:textId="77777777" w:rsidR="00462CE6" w:rsidRPr="00DE68DA" w:rsidRDefault="00462CE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A9828EE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A66F11A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462CE6" w:rsidRPr="00DE68DA" w14:paraId="1D75BFCA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56CE805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Email automation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(TBD)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E0DE780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6676F19D" w14:textId="77777777" w:rsidR="00462CE6" w:rsidRPr="00DE68DA" w:rsidRDefault="00462CE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C200540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37653B2" w14:textId="77777777" w:rsidR="00462CE6" w:rsidRPr="00DE68DA" w:rsidRDefault="00462CE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</w:tbl>
    <w:p w14:paraId="494B600E" w14:textId="77777777" w:rsidR="00462CE6" w:rsidRPr="00673D6C" w:rsidRDefault="00462CE6">
      <w:pPr>
        <w:spacing w:after="0" w:line="240" w:lineRule="auto"/>
        <w:rPr>
          <w:rFonts w:ascii="Times New Roman" w:hAnsi="Times New Roman" w:cs="Times New Roman"/>
        </w:rPr>
      </w:pPr>
    </w:p>
    <w:p w14:paraId="6BB0D159" w14:textId="77777777" w:rsidR="00462CE6" w:rsidRPr="00673D6C" w:rsidRDefault="00462CE6">
      <w:pPr>
        <w:spacing w:after="0" w:line="240" w:lineRule="auto"/>
        <w:ind w:left="45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ADDITIONAL NOTES</w:t>
      </w:r>
    </w:p>
    <w:p w14:paraId="795C427B" w14:textId="77777777" w:rsidR="00462CE6" w:rsidRDefault="00462CE6" w:rsidP="007A5EDD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Got </w:t>
      </w:r>
      <w:r w:rsidRPr="00DE68DA">
        <w:rPr>
          <w:rFonts w:ascii="Times New Roman" w:eastAsia="Times New Roman" w:hAnsi="Times New Roman" w:cs="Times New Roman"/>
          <w:sz w:val="22"/>
          <w:szCs w:val="22"/>
        </w:rPr>
        <w:t xml:space="preserve">any feedback? I’d love to </w:t>
      </w:r>
      <w:hyperlink r:id="rId12">
        <w:proofErr w:type="spellStart"/>
        <w:r w:rsidRPr="00DE68DA">
          <w:rPr>
            <w:rStyle w:val="Hyperlink"/>
            <w:rFonts w:ascii="Times New Roman" w:eastAsia="Times New Roman" w:hAnsi="Times New Roman" w:cs="Times New Roman"/>
            <w:color w:val="0563C1"/>
            <w:sz w:val="22"/>
            <w:szCs w:val="22"/>
          </w:rPr>
          <w:t>here</w:t>
        </w:r>
        <w:proofErr w:type="spellEnd"/>
        <w:r w:rsidRPr="00DE68DA">
          <w:rPr>
            <w:rStyle w:val="Hyperlink"/>
            <w:rFonts w:ascii="Times New Roman" w:eastAsia="Times New Roman" w:hAnsi="Times New Roman" w:cs="Times New Roman"/>
            <w:color w:val="0563C1"/>
            <w:sz w:val="22"/>
            <w:szCs w:val="22"/>
          </w:rPr>
          <w:t xml:space="preserve"> it, right hear please</w:t>
        </w:r>
      </w:hyperlink>
      <w:r w:rsidRPr="00DE68DA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636F7253" w14:textId="77777777" w:rsidR="00462CE6" w:rsidRDefault="00462CE6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br w:type="page"/>
      </w:r>
    </w:p>
    <w:p w14:paraId="4581CDEB" w14:textId="77777777" w:rsidR="00462CE6" w:rsidRPr="00673D6C" w:rsidRDefault="00462CE6" w:rsidP="007A5EDD">
      <w:pPr>
        <w:spacing w:after="0" w:line="240" w:lineRule="auto"/>
        <w:ind w:left="450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SIGNATURE PAGE</w:t>
      </w:r>
    </w:p>
    <w:p w14:paraId="1FC57C33" w14:textId="77777777" w:rsidR="00462CE6" w:rsidRDefault="00462CE6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63A8378" w14:textId="77777777" w:rsidR="00462CE6" w:rsidRDefault="00462CE6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A5EDD">
        <w:rPr>
          <w:rFonts w:ascii="Times New Roman" w:hAnsi="Times New Roman" w:cs="Times New Roman"/>
          <w:sz w:val="22"/>
          <w:szCs w:val="22"/>
        </w:rPr>
        <w:t>IN WITNESS WHEREOF, the Parties have executed this Memorandum of Understanding with hope, humor, and high expectations.</w:t>
      </w:r>
    </w:p>
    <w:p w14:paraId="3DD295B8" w14:textId="77777777" w:rsidR="00462CE6" w:rsidRDefault="00462CE6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2C688E3" w14:textId="77777777" w:rsidR="00462CE6" w:rsidRPr="007A5EDD" w:rsidRDefault="00462CE6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0"/>
        <w:gridCol w:w="5068"/>
      </w:tblGrid>
      <w:tr w:rsidR="00462CE6" w:rsidRPr="007A5EDD" w14:paraId="3AE7AB0B" w14:textId="77777777" w:rsidTr="007A5EDD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257E4C86" w14:textId="77777777" w:rsidR="00462CE6" w:rsidRPr="007A5EDD" w:rsidRDefault="00462CE6" w:rsidP="007A5EDD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OpenGov, Inc.</w:t>
            </w:r>
          </w:p>
        </w:tc>
        <w:tc>
          <w:tcPr>
            <w:tcW w:w="0" w:type="auto"/>
            <w:vAlign w:val="center"/>
            <w:hideMark/>
          </w:tcPr>
          <w:p w14:paraId="794A8545" w14:textId="77777777" w:rsidR="00462CE6" w:rsidRPr="007A5EDD" w:rsidRDefault="00462CE6" w:rsidP="007A5EDD">
            <w:pPr>
              <w:spacing w:after="0" w:line="240" w:lineRule="auto"/>
              <w:ind w:right="-2585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C.O.N.T.R.A.C.T.</w:t>
            </w:r>
          </w:p>
        </w:tc>
      </w:tr>
      <w:tr w:rsidR="00462CE6" w:rsidRPr="007A5EDD" w14:paraId="37EE946D" w14:textId="77777777" w:rsidTr="007A5EDD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64998BF4" w14:textId="77777777" w:rsidR="00462CE6" w:rsidRDefault="00462CE6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Signature: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</w:t>
            </w:r>
          </w:p>
          <w:p w14:paraId="719AEA00" w14:textId="77777777" w:rsidR="00462CE6" w:rsidRDefault="00462CE6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_____________</w:t>
            </w:r>
          </w:p>
          <w:p w14:paraId="5F100473" w14:textId="77777777" w:rsidR="00462CE6" w:rsidRPr="007A5EDD" w:rsidRDefault="00462CE6" w:rsidP="007A5EDD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Name: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</w:t>
            </w:r>
            <w:r w:rsidRPr="007A5ED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Yuri Lee </w:t>
            </w:r>
            <w:proofErr w:type="spellStart"/>
            <w:r w:rsidRPr="007A5ED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Laffed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____________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>______________</w:t>
            </w:r>
          </w:p>
        </w:tc>
        <w:tc>
          <w:tcPr>
            <w:tcW w:w="0" w:type="auto"/>
            <w:vAlign w:val="center"/>
            <w:hideMark/>
          </w:tcPr>
          <w:p w14:paraId="048792C3" w14:textId="77777777" w:rsidR="00462CE6" w:rsidRDefault="00462CE6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Signature: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</w:t>
            </w:r>
          </w:p>
          <w:p w14:paraId="6015F44A" w14:textId="77777777" w:rsidR="00462CE6" w:rsidRDefault="00462CE6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_____________</w:t>
            </w:r>
          </w:p>
          <w:p w14:paraId="4549B697" w14:textId="77777777" w:rsidR="00462CE6" w:rsidRPr="007A5EDD" w:rsidRDefault="00462CE6" w:rsidP="007A5EDD">
            <w:pPr>
              <w:spacing w:after="0" w:line="240" w:lineRule="auto"/>
              <w:ind w:right="-2585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Name: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A5ED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Kahn T. </w:t>
            </w:r>
            <w:proofErr w:type="spellStart"/>
            <w:r w:rsidRPr="007A5ED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Rhhacked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__________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>__________________</w:t>
            </w:r>
          </w:p>
        </w:tc>
      </w:tr>
      <w:tr w:rsidR="00462CE6" w:rsidRPr="007A5EDD" w14:paraId="4BD96B85" w14:textId="77777777" w:rsidTr="007A5EDD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56C0DDB5" w14:textId="77777777" w:rsidR="00462CE6" w:rsidRPr="007A5EDD" w:rsidRDefault="00462CE6" w:rsidP="007A5EDD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Title: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A5ED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Builder of Dreams and Databases</w:t>
            </w:r>
          </w:p>
        </w:tc>
        <w:tc>
          <w:tcPr>
            <w:tcW w:w="0" w:type="auto"/>
            <w:vAlign w:val="center"/>
            <w:hideMark/>
          </w:tcPr>
          <w:p w14:paraId="400646DD" w14:textId="77777777" w:rsidR="00462CE6" w:rsidRPr="007A5EDD" w:rsidRDefault="00462CE6" w:rsidP="007A5EDD">
            <w:pPr>
              <w:spacing w:after="0" w:line="240" w:lineRule="auto"/>
              <w:ind w:right="-2585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Title: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Junior Obstreperous Advisor___</w:t>
            </w:r>
          </w:p>
        </w:tc>
      </w:tr>
    </w:tbl>
    <w:p w14:paraId="6EFEA1FC" w14:textId="77777777" w:rsidR="00462CE6" w:rsidRDefault="00462CE6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8"/>
      </w:tblGrid>
      <w:tr w:rsidR="00462CE6" w:rsidRPr="007A5EDD" w14:paraId="11683BCA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39992421" w14:textId="77777777" w:rsidR="00462CE6" w:rsidRDefault="00462CE6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Signature: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</w:t>
            </w:r>
          </w:p>
          <w:p w14:paraId="430BC8E6" w14:textId="77777777" w:rsidR="00462CE6" w:rsidRDefault="00462CE6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_____________</w:t>
            </w:r>
          </w:p>
          <w:p w14:paraId="36270143" w14:textId="77777777" w:rsidR="00462CE6" w:rsidRPr="007A5EDD" w:rsidRDefault="00462CE6" w:rsidP="001C74E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Name: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Hugh R. Ewe______________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>______________</w:t>
            </w:r>
          </w:p>
        </w:tc>
      </w:tr>
      <w:tr w:rsidR="00462CE6" w:rsidRPr="007A5EDD" w14:paraId="7C52E7DC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66CA5CB1" w14:textId="77777777" w:rsidR="00462CE6" w:rsidRPr="007A5EDD" w:rsidRDefault="00462CE6" w:rsidP="001C74E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Title: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Head of Identity Verification</w:t>
            </w:r>
          </w:p>
        </w:tc>
      </w:tr>
    </w:tbl>
    <w:p w14:paraId="1395E2E7" w14:textId="77777777" w:rsidR="00462CE6" w:rsidRDefault="00462CE6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8"/>
      </w:tblGrid>
      <w:tr w:rsidR="00462CE6" w:rsidRPr="007A5EDD" w14:paraId="4C37D575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782E74AF" w14:textId="77777777" w:rsidR="00462CE6" w:rsidRDefault="00462CE6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Signature: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</w:t>
            </w:r>
          </w:p>
          <w:p w14:paraId="293F4354" w14:textId="77777777" w:rsidR="00462CE6" w:rsidRDefault="00462CE6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_____________</w:t>
            </w:r>
          </w:p>
          <w:p w14:paraId="7B06BAC3" w14:textId="77777777" w:rsidR="00462CE6" w:rsidRPr="007A5EDD" w:rsidRDefault="00462CE6" w:rsidP="001C74E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Name: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Gettysburger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King__________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>______________</w:t>
            </w:r>
          </w:p>
        </w:tc>
      </w:tr>
      <w:tr w:rsidR="00462CE6" w:rsidRPr="007A5EDD" w14:paraId="7300560D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1504C4D8" w14:textId="77777777" w:rsidR="00462CE6" w:rsidRPr="007A5EDD" w:rsidRDefault="00462CE6" w:rsidP="001C74E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Title: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A5ED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Secretary of Whoppers United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___</w:t>
            </w:r>
          </w:p>
        </w:tc>
      </w:tr>
    </w:tbl>
    <w:p w14:paraId="0C0FE614" w14:textId="77777777" w:rsidR="0080188D" w:rsidRDefault="0080188D"/>
    <w:sectPr w:rsidR="00801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Moti Sorkin" w:date="2025-10-17T17:48:00Z" w:initials="MS">
    <w:p w14:paraId="6EF22AC7" w14:textId="77777777" w:rsidR="00462CE6" w:rsidRDefault="00462CE6" w:rsidP="00462CE6">
      <w:pPr>
        <w:pStyle w:val="CommentText"/>
      </w:pPr>
      <w:r>
        <w:rPr>
          <w:rStyle w:val="CommentReference"/>
        </w:rPr>
        <w:annotationRef/>
      </w:r>
      <w:r>
        <w:t>I hate those!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EF22AC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6436A25" w16cex:dateUtc="2025-10-18T00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EF22AC7" w16cid:durableId="16436A2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7E85"/>
    <w:multiLevelType w:val="multilevel"/>
    <w:tmpl w:val="7688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94797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ti Sorkin">
    <w15:presenceInfo w15:providerId="AD" w15:userId="S::msorkin@opengov.com::f0620557-0f9b-4f06-b296-9fb5e4f7d26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1BB"/>
    <w:rsid w:val="00462CE6"/>
    <w:rsid w:val="0080188D"/>
    <w:rsid w:val="008261BB"/>
    <w:rsid w:val="008E54BF"/>
    <w:rsid w:val="00FD0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8DF29"/>
  <w15:chartTrackingRefBased/>
  <w15:docId w15:val="{ED27217D-7D79-47B0-9F64-5B133DF18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1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61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261BB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8261B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62C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62C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62CE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2C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2CE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hyperlink" Target="https://opengovinc-my.sharepoint.com/personal/msorkin_opengov_com/Documents/Useful%20files/Prototype%20files/docs.google.com/forms/d/e/1FAIpQLScjqNNQkP1HZb3AniiBU6XUND8R7hgWE0YA-22Wx4isnDGwEw/viewfor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hyperlink" Target="mailto:jehlers@opengov.com" TargetMode="External"/><Relationship Id="rId5" Type="http://schemas.openxmlformats.org/officeDocument/2006/relationships/comments" Target="comments.xml"/><Relationship Id="rId15" Type="http://schemas.openxmlformats.org/officeDocument/2006/relationships/theme" Target="theme/theme1.xml"/><Relationship Id="rId10" Type="http://schemas.openxmlformats.org/officeDocument/2006/relationships/hyperlink" Target="mailto:msorkin@opengov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govinc-my.sharepoint.com/personal/msorkin_opengov_com/Documents/Useful%20files/Prototype%20files/docs.google.com/forms/d/e/1FAIpQLScjqNNQkP1HZb3AniiBU6XUND8R7hgWE0YA-22Wx4isnDGwEw/viewform" TargetMode="Externa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7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8A5E5BD-AD53-4CFD-80C6-6993ADB15415}">
  <we:reference id="7a514d73-03c9-4a9f-a5f3-c246ac785751" version="1.0.1.0" store="developer" storeType="Registry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637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 Sorkin</dc:creator>
  <cp:keywords/>
  <dc:description/>
  <cp:lastModifiedBy>Moti Sorkin</cp:lastModifiedBy>
  <cp:revision>1</cp:revision>
  <dcterms:created xsi:type="dcterms:W3CDTF">2025-10-18T00:10:00Z</dcterms:created>
  <dcterms:modified xsi:type="dcterms:W3CDTF">2025-10-18T00:49:00Z</dcterms:modified>
</cp:coreProperties>
</file>