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75E4" w14:textId="77777777" w:rsidR="006B26D8" w:rsidRDefault="006B26D8">
      <w:pPr>
        <w:spacing w:after="165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REDLINED &amp; SIGNED</w:t>
      </w:r>
      <w:r>
        <w:br/>
      </w:r>
      <w:r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0F1E6B39" w14:textId="77777777" w:rsidR="006B26D8" w:rsidRDefault="006B26D8">
      <w:pPr>
        <w:spacing w:after="0" w:line="240" w:lineRule="auto"/>
        <w:ind w:left="180"/>
      </w:pPr>
      <w:r>
        <w:rPr>
          <w:rFonts w:ascii="Times New Roman" w:eastAsia="Times New Roman" w:hAnsi="Times New Roman" w:cs="Times New Roman"/>
          <w:b/>
          <w:sz w:val="28"/>
        </w:rPr>
        <w:t>PARTIES</w:t>
      </w:r>
    </w:p>
    <w:p w14:paraId="1D041073" w14:textId="77777777" w:rsidR="006B26D8" w:rsidRDefault="006B26D8">
      <w:pPr>
        <w:pStyle w:val="NoSpacing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rFonts w:ascii="Times New Roman" w:eastAsia="Times New Roman" w:hAnsi="Times New Roman" w:cs="Times New Roman"/>
          <w:b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rFonts w:ascii="Times New Roman" w:eastAsia="Times New Roman" w:hAnsi="Times New Roman" w:cs="Times New Roman"/>
          <w:b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3FF7BBBB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E9D85E" w14:textId="77777777" w:rsidR="006B26D8" w:rsidRDefault="006B26D8">
      <w:pPr>
        <w:spacing w:after="0" w:line="240" w:lineRule="auto"/>
        <w:ind w:left="180"/>
      </w:pPr>
      <w:r>
        <w:rPr>
          <w:rFonts w:ascii="Times New Roman" w:eastAsia="Times New Roman" w:hAnsi="Times New Roman" w:cs="Times New Roman"/>
          <w:b/>
          <w:sz w:val="28"/>
        </w:rPr>
        <w:t>WHEREAS</w:t>
      </w:r>
    </w:p>
    <w:p w14:paraId="2F1E430D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government employees deserve </w:t>
      </w:r>
      <w:ins w:id="0" w:author="Moti Sorkin" w:date="2025-10-14T14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>
        <w:rPr>
          <w:rFonts w:ascii="Times New Roman" w:eastAsia="Times New Roman" w:hAnsi="Times New Roman" w:cs="Times New Roman"/>
        </w:rPr>
        <w:t>tools to do their jobs;</w:t>
      </w:r>
    </w:p>
    <w:p w14:paraId="36FF0657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70A30F6B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>
        <w:r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>
        <w:r>
          <w:rPr>
            <w:rFonts w:ascii="Times New Roman" w:eastAsia="Times New Roman" w:hAnsi="Times New Roman" w:cs="Times New Roman"/>
          </w:rPr>
          <w:t xml:space="preserve">any </w:t>
        </w:r>
      </w:ins>
      <w:r>
        <w:rPr>
          <w:rFonts w:ascii="Times New Roman" w:eastAsia="Times New Roman" w:hAnsi="Times New Roman" w:cs="Times New Roman"/>
        </w:rPr>
        <w:t>confusion and “Final_Final_</w:t>
      </w:r>
      <w:commentRangeStart w:id="3"/>
      <w:r>
        <w:rPr>
          <w:rFonts w:ascii="Times New Roman" w:eastAsia="Times New Roman" w:hAnsi="Times New Roman" w:cs="Times New Roman"/>
        </w:rPr>
        <w:t>UseThisOne</w:t>
      </w:r>
      <w:commentRangeEnd w:id="3"/>
      <w:r>
        <w:commentReference w:id="3"/>
      </w:r>
      <w:r>
        <w:rPr>
          <w:rFonts w:ascii="Times New Roman" w:eastAsia="Times New Roman" w:hAnsi="Times New Roman" w:cs="Times New Roman"/>
        </w:rPr>
        <w:t>.docx”;</w:t>
      </w:r>
    </w:p>
    <w:p w14:paraId="3A937794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465F3E69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4EEA0D39" w14:textId="77777777" w:rsidR="006B26D8" w:rsidRDefault="006B26D8">
      <w:pPr>
        <w:spacing w:after="0" w:line="240" w:lineRule="auto"/>
        <w:ind w:left="720"/>
      </w:pPr>
      <w:r>
        <w:br/>
      </w:r>
      <w:r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>
        <w:br/>
      </w:r>
      <w:bookmarkStart w:id="4" w:name="_Hlk205802719"/>
      <w:bookmarkEnd w:id="4"/>
    </w:p>
    <w:p w14:paraId="040A1DB3" w14:textId="77777777" w:rsidR="006B26D8" w:rsidRDefault="006B26D8">
      <w:pPr>
        <w:spacing w:after="0" w:line="240" w:lineRule="auto"/>
        <w:ind w:left="270"/>
      </w:pPr>
      <w:r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13221547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6B26D8" w14:paraId="160227B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96EF9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71CFB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3B70B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60A56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B72B3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Timing</w:t>
            </w:r>
          </w:p>
        </w:tc>
      </w:tr>
      <w:tr w:rsidR="006B26D8" w14:paraId="14C9AB86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BB451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557AF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5BFF4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5CDF3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EC496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 w:rsidR="006B26D8" w14:paraId="5DAB54E0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C5EDC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3EAFD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EBF9A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D5913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3126D4" w14:textId="77777777" w:rsidR="006B26D8" w:rsidRDefault="006B26D8">
            <w:pPr>
              <w:spacing w:after="165"/>
            </w:pPr>
            <w:del w:id="5" w:author="Yuri Lee Laffed" w:date="2025-10-21T00:30:00Z">
              <w:r>
                <w:rPr>
                  <w:rFonts w:ascii="Times New Roman" w:eastAsia="Times New Roman" w:hAnsi="Times New Roman" w:cs="Times New Roman"/>
                  <w:sz w:val="22"/>
                </w:rPr>
                <w:delText xml:space="preserve">February </w:delText>
              </w:r>
            </w:del>
            <w:ins w:id="6" w:author="Yuri Lee Laffed" w:date="2025-10-21T00:30:00Z">
              <w:r>
                <w:rPr>
                  <w:rFonts w:ascii="Times New Roman" w:eastAsia="Times New Roman" w:hAnsi="Times New Roman" w:cs="Times New Roman"/>
                  <w:sz w:val="22"/>
                </w:rPr>
                <w:t xml:space="preserve">January </w:t>
              </w:r>
            </w:ins>
            <w:r>
              <w:rPr>
                <w:rFonts w:ascii="Times New Roman" w:eastAsia="Times New Roman" w:hAnsi="Times New Roman" w:cs="Times New Roman"/>
                <w:sz w:val="22"/>
              </w:rPr>
              <w:t>2026</w:t>
            </w:r>
          </w:p>
        </w:tc>
      </w:tr>
      <w:tr w:rsidR="006B26D8" w14:paraId="51DC4813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E4089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2B56D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AE32F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E7146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06EDC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 w:rsidR="006B26D8" w14:paraId="1EF4E698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C5F2D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03130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FEC2D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85D29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ED3AC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 w:rsidR="006B26D8" w14:paraId="0BA48CFA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3F2A3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424C8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7EAFC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2981B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6213F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14:paraId="42C106AC" w14:textId="77777777" w:rsidR="006B26D8" w:rsidRDefault="006B26D8">
      <w:pPr>
        <w:spacing w:after="165"/>
        <w:rPr>
          <w:rFonts w:ascii="Times New Roman" w:eastAsia="Times New Roman" w:hAnsi="Times New Roman" w:cs="Times New Roman"/>
        </w:rPr>
      </w:pPr>
    </w:p>
    <w:p w14:paraId="0229C2A4" w14:textId="77777777" w:rsidR="006B26D8" w:rsidRDefault="006B26D8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171CAC00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Please share it </w:t>
      </w:r>
      <w:hyperlink r:id="rId9">
        <w:r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>
        <w:r>
          <w:rPr>
            <w:rStyle w:val="Hyperlink"/>
            <w:rFonts w:ascii="Times New Roman" w:eastAsia="Times New Roman" w:hAnsi="Times New Roman" w:cs="Times New Roman"/>
            <w:color w:val="467886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>
        <w:r>
          <w:rPr>
            <w:rStyle w:val="Hyperlink"/>
            <w:rFonts w:ascii="Times New Roman" w:eastAsia="Times New Roman" w:hAnsi="Times New Roman" w:cs="Times New Roman"/>
            <w:color w:val="467886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41FF4C1A" w14:textId="77777777" w:rsidR="006B26D8" w:rsidRDefault="006B26D8">
      <w:pPr>
        <w:spacing w:after="165"/>
      </w:pPr>
      <w:r>
        <w:br w:type="page"/>
      </w:r>
    </w:p>
    <w:p w14:paraId="7A175297" w14:textId="77777777" w:rsidR="006B26D8" w:rsidRDefault="006B26D8">
      <w:pPr>
        <w:spacing w:after="0" w:line="240" w:lineRule="auto"/>
        <w:ind w:left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6BC86031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</w:rPr>
        <w:t xml:space="preserve">C.O.N.T.R.A.C.T.’s </w:t>
      </w:r>
      <w:r>
        <w:rPr>
          <w:rFonts w:ascii="Times New Roman" w:eastAsia="Times New Roman" w:hAnsi="Times New Roman" w:cs="Times New Roman"/>
        </w:rPr>
        <w:t>expectations.</w:t>
      </w:r>
    </w:p>
    <w:p w14:paraId="011F2307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8F7453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746E5124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6B26D8" w14:paraId="29FD8BC7" w14:textId="77777777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2BD83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136BA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16018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451DF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9B4D9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Transition</w:t>
            </w:r>
          </w:p>
        </w:tc>
      </w:tr>
      <w:tr w:rsidR="006B26D8" w14:paraId="073F0632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EE821EA" w14:textId="77777777" w:rsidR="006B26D8" w:rsidRDefault="006B26D8">
            <w:pPr>
              <w:spacing w:after="165"/>
            </w:pPr>
            <w:bookmarkStart w:id="7" w:name="_Hlk206417645"/>
            <w:bookmarkEnd w:id="7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A69F8E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E7FA41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1C6FA3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97922F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E956FB8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7DD62F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329629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5B6EBD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58202B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7AF63D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698211D3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5EBA63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C541A3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17E9D7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16B2D1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7AD2C1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293594C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DF2BBD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41C3DE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A7FC63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2E4437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9FDD08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D28EDD4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993F95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5673280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38A86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A1F8E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D5615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04611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0E377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2DD007A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D34CD1" w14:textId="77777777" w:rsidR="006B26D8" w:rsidRDefault="006B26D8">
            <w:pPr>
              <w:spacing w:after="165"/>
            </w:pPr>
            <w:commentRangeStart w:id="8"/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  <w:commentRangeEnd w:id="8"/>
            <w:r>
              <w:commentReference w:id="8"/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36B13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3942C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C498A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21F56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22BA9F61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C22A9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E9DBE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A5BAA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F5958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76D44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704DEEC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81222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0925A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F6B46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740F3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77859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569FF195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CEB25E" w14:textId="77777777" w:rsidR="006B26D8" w:rsidRPr="006B26D8" w:rsidRDefault="006B26D8">
            <w:pPr>
              <w:spacing w:after="165"/>
              <w:rPr>
                <w:lang w:val="fr-FR"/>
              </w:rPr>
            </w:pPr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AI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dashboard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 (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track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 changes,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comments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,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etc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9DAB1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B8B32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BE6C7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53BDA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941AC7C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03BE4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A7081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EDA4C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D76B5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3EBF6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799D016F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82D14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A2DB5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C691C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D4011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3BDD1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7D9AEAE4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4CEFDF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243ACE9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32257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D40AC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AEC8F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E5F8C0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8CF25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DCDADDD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14A45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F07E0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1EF0C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07411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59819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0338AD2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693C4A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DED5FC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7FB52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554F9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DA429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3636C0F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57DAB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6F13C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575E1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C252A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EAB66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305A336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356236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2127A7A3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53102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A08C1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2AAD2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941EC3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0ED5A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3DE72077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56D9A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E7BEE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94178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56C3C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A14BD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14:paraId="66D55942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CE25A0" w14:textId="77777777" w:rsidR="006B26D8" w:rsidRDefault="006B26D8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7C862D22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Got any feedback? I’d love to </w:t>
      </w:r>
      <w:hyperlink r:id="rId12">
        <w:r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427E7287" w14:textId="77777777" w:rsidR="006B26D8" w:rsidRDefault="006B26D8">
      <w:pPr>
        <w:spacing w:after="165"/>
      </w:pPr>
      <w:r>
        <w:br w:type="page"/>
      </w:r>
    </w:p>
    <w:p w14:paraId="07FC8495" w14:textId="77777777" w:rsidR="006B26D8" w:rsidRDefault="006B26D8">
      <w:pPr>
        <w:spacing w:after="0" w:line="240" w:lineRule="auto"/>
        <w:ind w:left="45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7D76EBF1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467602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WITNESS WHEREOF, the Parties have executed this Memorandum of Understanding with hope, humor, and high expectations.</w:t>
      </w:r>
    </w:p>
    <w:p w14:paraId="682A157F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87A31F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587"/>
        <w:gridCol w:w="4773"/>
      </w:tblGrid>
      <w:tr w:rsidR="006B26D8" w14:paraId="5F168178" w14:textId="77777777">
        <w:trPr>
          <w:tblCellSpacing w:w="15" w:type="dxa"/>
        </w:trPr>
        <w:tc>
          <w:tcPr>
            <w:tcW w:w="5085" w:type="dxa"/>
            <w:vAlign w:val="center"/>
          </w:tcPr>
          <w:p w14:paraId="3B89AB03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OpenGov, Inc.</w:t>
            </w:r>
          </w:p>
        </w:tc>
        <w:tc>
          <w:tcPr>
            <w:tcW w:w="5070" w:type="dxa"/>
            <w:vAlign w:val="center"/>
          </w:tcPr>
          <w:p w14:paraId="2B726842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b/>
              </w:rPr>
              <w:t>C.O.N.T.R.A.C.T.</w:t>
            </w:r>
          </w:p>
        </w:tc>
      </w:tr>
      <w:tr w:rsidR="006B26D8" w14:paraId="00A85062" w14:textId="77777777">
        <w:trPr>
          <w:tblCellSpacing w:w="15" w:type="dxa"/>
        </w:trPr>
        <w:tc>
          <w:tcPr>
            <w:tcW w:w="5085" w:type="dxa"/>
            <w:vAlign w:val="center"/>
          </w:tcPr>
          <w:p w14:paraId="7D71BC18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Yuri Lee Laffed"/>
                <w:tag w:val="var-1761006949685-wtxws98rv"/>
                <w:id w:val="1323153537"/>
                <w:lock w:val="contentLocked"/>
                <w:placeholder>
                  <w:docPart w:val="F8D4ADDF9DE74AD5B5CE49E224B2BF95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Yuri Lee Laffed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_______</w:t>
            </w:r>
          </w:p>
          <w:p w14:paraId="0F49ED51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2221F500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  <w:tc>
          <w:tcPr>
            <w:tcW w:w="5070" w:type="dxa"/>
            <w:vAlign w:val="center"/>
          </w:tcPr>
          <w:p w14:paraId="0BC0B9CD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Signature:  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Chief Executive Officer"/>
                <w:tag w:val="var-seed-sig-001"/>
                <w:id w:val="131521939"/>
                <w:lock w:val="contentLocked"/>
                <w:placeholder>
                  <w:docPart w:val="F8D4ADDF9DE74AD5B5CE49E224B2BF95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Chief Executive Officer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</w:t>
            </w:r>
          </w:p>
          <w:p w14:paraId="7BA494CF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73EDB0E6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</w:rPr>
              <w:t>__________________</w:t>
            </w:r>
          </w:p>
        </w:tc>
      </w:tr>
      <w:tr w:rsidR="006B26D8" w14:paraId="70B1887A" w14:textId="77777777">
        <w:trPr>
          <w:tblCellSpacing w:w="15" w:type="dxa"/>
        </w:trPr>
        <w:tc>
          <w:tcPr>
            <w:tcW w:w="5085" w:type="dxa"/>
            <w:vAlign w:val="center"/>
          </w:tcPr>
          <w:p w14:paraId="54207792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5070" w:type="dxa"/>
            <w:vAlign w:val="center"/>
          </w:tcPr>
          <w:p w14:paraId="7C98102D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65CDB385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45"/>
      </w:tblGrid>
      <w:tr w:rsidR="006B26D8" w14:paraId="6F754D0E" w14:textId="77777777">
        <w:trPr>
          <w:tblCellSpacing w:w="15" w:type="dxa"/>
        </w:trPr>
        <w:tc>
          <w:tcPr>
            <w:tcW w:w="5085" w:type="dxa"/>
            <w:vAlign w:val="center"/>
          </w:tcPr>
          <w:p w14:paraId="1F6CD141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Hugh R Someone"/>
                <w:tag w:val="var-1761006984343-jb4r6tsl6"/>
                <w:id w:val="444117478"/>
                <w:lock w:val="contentLocked"/>
                <w:placeholder>
                  <w:docPart w:val="FD955A1F79B7411F962CAC22C3766EE6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Hugh R Someone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</w:t>
            </w:r>
          </w:p>
          <w:p w14:paraId="2CA47F95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3DBF5038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 w:rsidR="006B26D8" w14:paraId="3D986E7E" w14:textId="77777777">
        <w:trPr>
          <w:tblCellSpacing w:w="15" w:type="dxa"/>
        </w:trPr>
        <w:tc>
          <w:tcPr>
            <w:tcW w:w="5085" w:type="dxa"/>
            <w:vAlign w:val="center"/>
          </w:tcPr>
          <w:p w14:paraId="021A14B1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1BD3A75A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45"/>
      </w:tblGrid>
      <w:tr w:rsidR="006B26D8" w14:paraId="272F6793" w14:textId="77777777">
        <w:trPr>
          <w:tblCellSpacing w:w="15" w:type="dxa"/>
        </w:trPr>
        <w:tc>
          <w:tcPr>
            <w:tcW w:w="5085" w:type="dxa"/>
            <w:vAlign w:val="center"/>
          </w:tcPr>
          <w:p w14:paraId="21C7EE6E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Gettysburger King"/>
                <w:tag w:val="var-1761007010192-8ywqlu2j5"/>
                <w:id w:val="1582330920"/>
                <w:lock w:val="contentLocked"/>
                <w:placeholder>
                  <w:docPart w:val="FD955A1F79B7411F962CAC22C3766EE6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Gettysburger King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__</w:t>
            </w:r>
          </w:p>
          <w:p w14:paraId="0E12B76C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7F136C51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 w:rsidR="006B26D8" w14:paraId="3AEA3791" w14:textId="77777777">
        <w:trPr>
          <w:tblCellSpacing w:w="15" w:type="dxa"/>
        </w:trPr>
        <w:tc>
          <w:tcPr>
            <w:tcW w:w="5085" w:type="dxa"/>
            <w:vAlign w:val="center"/>
          </w:tcPr>
          <w:p w14:paraId="60A52786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Secretary of Whoppers United___</w:t>
            </w:r>
          </w:p>
        </w:tc>
      </w:tr>
    </w:tbl>
    <w:p w14:paraId="410E9B0D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21T00:30:00Z" w:initials="MS">
    <w:p w14:paraId="46628121" w14:textId="77777777" w:rsidR="006B26D8" w:rsidRDefault="006B26D8">
      <w:r>
        <w:rPr>
          <w:rStyle w:val="CommentReference"/>
        </w:rPr>
        <w:annotationRef/>
      </w:r>
      <w:r>
        <w:t>I hate those!</w:t>
      </w:r>
    </w:p>
  </w:comment>
  <w:comment w:id="8" w:author="Hugh R Ewe" w:date="2025-10-21T00:30:00Z" w:initials="HRE">
    <w:p w14:paraId="4C00A575" w14:textId="77777777" w:rsidR="006B26D8" w:rsidRDefault="006B26D8">
      <w:r>
        <w:rPr>
          <w:rStyle w:val="CommentReference"/>
        </w:rPr>
        <w:annotationRef/>
      </w:r>
      <w:r>
        <w:t>I'd really like to do this as soon as possible!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628121" w15:done="0"/>
  <w15:commentEx w15:paraId="4C00A5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89FAB5" w16cex:dateUtc="2025-10-21T00:31:00Z"/>
  <w16cex:commentExtensible w16cex:durableId="75A84875" w16cex:dateUtc="2025-10-21T0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628121" w16cid:durableId="4589FAB5"/>
  <w16cid:commentId w16cid:paraId="4C00A575" w16cid:durableId="75A848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123C8C"/>
    <w:rsid w:val="001858D0"/>
    <w:rsid w:val="001B15E2"/>
    <w:rsid w:val="00403187"/>
    <w:rsid w:val="004805D1"/>
    <w:rsid w:val="004A6014"/>
    <w:rsid w:val="00546BF3"/>
    <w:rsid w:val="006B26D8"/>
    <w:rsid w:val="0073406C"/>
    <w:rsid w:val="007655EA"/>
    <w:rsid w:val="00973CEF"/>
    <w:rsid w:val="009956DA"/>
    <w:rsid w:val="00AB4726"/>
    <w:rsid w:val="00B2483D"/>
    <w:rsid w:val="00B34515"/>
    <w:rsid w:val="00BC3698"/>
    <w:rsid w:val="00D10D67"/>
    <w:rsid w:val="00D9097E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27B3"/>
  <w15:chartTrackingRefBased/>
  <w15:docId w15:val="{BE847D2D-288D-4420-BB07-B52437DF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83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483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2483D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B248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483D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483D"/>
    <w:rPr>
      <w:kern w:val="2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6B26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D4ADDF9DE74AD5B5CE49E224B2B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AA66C-B5B3-4129-86E0-BB00D57E4ECE}"/>
      </w:docPartPr>
      <w:docPartBody>
        <w:p w:rsidR="00BB4125" w:rsidRDefault="00BB4125" w:rsidP="00BB4125">
          <w:pPr>
            <w:pStyle w:val="F8D4ADDF9DE74AD5B5CE49E224B2BF95"/>
          </w:pPr>
          <w:r w:rsidRPr="00CA21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955A1F79B7411F962CAC22C3766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390D4-C3EC-4D1F-A818-266C8665E714}"/>
      </w:docPartPr>
      <w:docPartBody>
        <w:p w:rsidR="00BB4125" w:rsidRDefault="00BB4125" w:rsidP="00BB4125">
          <w:pPr>
            <w:pStyle w:val="FD955A1F79B7411F962CAC22C3766EE6"/>
          </w:pPr>
          <w:r w:rsidRPr="00CA21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25"/>
    <w:rsid w:val="00403187"/>
    <w:rsid w:val="00BB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125"/>
    <w:rPr>
      <w:color w:val="666666"/>
    </w:rPr>
  </w:style>
  <w:style w:type="paragraph" w:customStyle="1" w:styleId="9A585FD6CCBF42AA827D1338C9237E1B">
    <w:name w:val="9A585FD6CCBF42AA827D1338C9237E1B"/>
    <w:rsid w:val="00BB4125"/>
  </w:style>
  <w:style w:type="paragraph" w:customStyle="1" w:styleId="F8D4ADDF9DE74AD5B5CE49E224B2BF95">
    <w:name w:val="F8D4ADDF9DE74AD5B5CE49E224B2BF95"/>
    <w:rsid w:val="00BB4125"/>
  </w:style>
  <w:style w:type="paragraph" w:customStyle="1" w:styleId="FD955A1F79B7411F962CAC22C3766EE6">
    <w:name w:val="FD955A1F79B7411F962CAC22C3766EE6"/>
    <w:rsid w:val="00BB41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" visibility="1" width="579" row="6">
    <wetp:webextensionref xmlns:r="http://schemas.openxmlformats.org/officeDocument/2006/relationships" r:id="rId1"/>
  </wetp:taskpane>
  <wetp:taskpane dockstate="right" visibility="0" width="507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a514d73-03c9-4a9f-a5f3-c246ac785751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CB57028-0B3C-47F4-8025-991ED28DDEF1}">
  <we:reference id="wa200008723" version="22.4.0.1" store="en-US" storeType="OMEX"/>
  <we:alternateReferences>
    <we:reference id="WA200008723" version="22.4.0.1" store="WA20000872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3</Pages>
  <Words>599</Words>
  <Characters>3697</Characters>
  <Application>Microsoft Office Word</Application>
  <DocSecurity>0</DocSecurity>
  <Lines>246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