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8DDA3" w14:textId="77777777" w:rsidR="007E70DD" w:rsidRPr="00673D6C" w:rsidRDefault="007E70DD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5B2BAF5F" w14:textId="77777777" w:rsidR="007E70DD" w:rsidRPr="00673D6C" w:rsidRDefault="007E70DD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35F3C4B3" w14:textId="77777777" w:rsidR="007E70DD" w:rsidRPr="00DE68DA" w:rsidRDefault="007E70DD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63CDE429" w14:textId="77777777" w:rsidR="007E70DD" w:rsidRPr="00DE68DA" w:rsidRDefault="007E70D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B6F0A1" w14:textId="77777777" w:rsidR="007E70DD" w:rsidRPr="00673D6C" w:rsidRDefault="007E70DD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413A345E" w14:textId="77777777" w:rsidR="007E70DD" w:rsidRPr="007E70DD" w:rsidRDefault="007E70D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 xml:space="preserve">Government employees deserve </w:t>
      </w:r>
      <w:ins w:id="0" w:author="Moti Sorkin" w:date="2025-10-14T14:46:00Z" w16du:dateUtc="2025-10-14T21:46:00Z">
        <w:r w:rsidRPr="007E70DD">
          <w:rPr>
            <w:rFonts w:ascii="Times New Roman" w:eastAsia="Times New Roman" w:hAnsi="Times New Roman" w:cs="Times New Roman"/>
            <w:sz w:val="22"/>
            <w:szCs w:val="22"/>
          </w:rPr>
          <w:t xml:space="preserve">the best possible </w:t>
        </w:r>
      </w:ins>
      <w:r w:rsidRPr="007E70DD">
        <w:rPr>
          <w:rFonts w:ascii="Times New Roman" w:eastAsia="Times New Roman" w:hAnsi="Times New Roman" w:cs="Times New Roman"/>
          <w:sz w:val="22"/>
          <w:szCs w:val="22"/>
        </w:rPr>
        <w:t>tools to do their jobs;</w:t>
      </w:r>
    </w:p>
    <w:p w14:paraId="70F7D8EE" w14:textId="77777777" w:rsidR="007E70DD" w:rsidRPr="007E70DD" w:rsidRDefault="007E70D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>This MOU establishes a mutual commitment to design, build, and deploy the best contract system ever conceived, a system that will:</w:t>
      </w:r>
    </w:p>
    <w:p w14:paraId="6F4A1A0B" w14:textId="77777777" w:rsidR="007E70DD" w:rsidRPr="007E70DD" w:rsidRDefault="007E70D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 xml:space="preserve">Eliminate </w:t>
      </w:r>
      <w:del w:id="1" w:author="Moti Sorkin" w:date="2025-10-14T14:47:00Z" w16du:dateUtc="2025-10-14T21:47:00Z">
        <w:r w:rsidRPr="007E70DD" w:rsidDel="00E667C4">
          <w:rPr>
            <w:rFonts w:ascii="Times New Roman" w:eastAsia="Times New Roman" w:hAnsi="Times New Roman" w:cs="Times New Roman"/>
            <w:sz w:val="22"/>
            <w:szCs w:val="22"/>
          </w:rPr>
          <w:delText xml:space="preserve">attachment </w:delText>
        </w:r>
      </w:del>
      <w:ins w:id="2" w:author="Moti Sorkin" w:date="2025-10-14T14:47:00Z" w16du:dateUtc="2025-10-14T21:47:00Z">
        <w:r w:rsidRPr="007E70DD">
          <w:rPr>
            <w:rFonts w:ascii="Times New Roman" w:eastAsia="Times New Roman" w:hAnsi="Times New Roman" w:cs="Times New Roman"/>
            <w:sz w:val="22"/>
            <w:szCs w:val="22"/>
          </w:rPr>
          <w:t xml:space="preserve">any </w:t>
        </w:r>
      </w:ins>
      <w:r w:rsidRPr="007E70DD">
        <w:rPr>
          <w:rFonts w:ascii="Times New Roman" w:eastAsia="Times New Roman" w:hAnsi="Times New Roman" w:cs="Times New Roman"/>
          <w:sz w:val="22"/>
          <w:szCs w:val="22"/>
        </w:rPr>
        <w:t>confusion and “Final_Final_</w:t>
      </w:r>
      <w:commentRangeStart w:id="3"/>
      <w:r w:rsidRPr="007E70DD">
        <w:rPr>
          <w:rFonts w:ascii="Times New Roman" w:eastAsia="Times New Roman" w:hAnsi="Times New Roman" w:cs="Times New Roman"/>
          <w:sz w:val="22"/>
          <w:szCs w:val="22"/>
        </w:rPr>
        <w:t>UseThisOne</w:t>
      </w:r>
      <w:commentRangeEnd w:id="3"/>
      <w:r w:rsidRPr="007E70DD">
        <w:rPr>
          <w:rStyle w:val="CommentReference"/>
          <w:rFonts w:ascii="Times New Roman" w:eastAsia="Times New Roman" w:hAnsi="Times New Roman" w:cs="Times New Roman"/>
          <w:sz w:val="22"/>
          <w:szCs w:val="22"/>
        </w:rPr>
        <w:commentReference w:id="3"/>
      </w:r>
      <w:r w:rsidRPr="007E70DD">
        <w:rPr>
          <w:rFonts w:ascii="Times New Roman" w:eastAsia="Times New Roman" w:hAnsi="Times New Roman" w:cs="Times New Roman"/>
          <w:sz w:val="22"/>
          <w:szCs w:val="22"/>
        </w:rPr>
        <w:t>.docx”;</w:t>
      </w:r>
    </w:p>
    <w:p w14:paraId="08D6144E" w14:textId="77777777" w:rsidR="007E70DD" w:rsidRPr="007E70DD" w:rsidRDefault="007E70D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>Deliver modern redlining, AI-powered assistance, and seamless collaboration;</w:t>
      </w:r>
    </w:p>
    <w:p w14:paraId="17D5B500" w14:textId="77777777" w:rsidR="007E70DD" w:rsidRPr="007E70DD" w:rsidRDefault="007E70DD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>Allow procurement professionals to reclaim precious hours previously lost to formatting;</w:t>
      </w:r>
    </w:p>
    <w:p w14:paraId="7C8D9178" w14:textId="77777777" w:rsidR="007E70DD" w:rsidRPr="007E70DD" w:rsidRDefault="007E70DD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2"/>
          <w:szCs w:val="22"/>
        </w:rPr>
      </w:pPr>
      <w:r w:rsidRPr="007E70DD">
        <w:rPr>
          <w:rFonts w:ascii="Times New Roman" w:hAnsi="Times New Roman" w:cs="Times New Roman"/>
          <w:sz w:val="22"/>
          <w:szCs w:val="22"/>
        </w:rPr>
        <w:br/>
      </w:r>
      <w:r w:rsidRPr="007E70DD">
        <w:rPr>
          <w:rFonts w:ascii="Times New Roman" w:eastAsia="Times New Roman" w:hAnsi="Times New Roman" w:cs="Times New Roman"/>
          <w:sz w:val="22"/>
          <w:szCs w:val="22"/>
        </w:rPr>
        <w:t>NOW, THERETWO, THERETHREE, AND THEREFOUR, the parties agree to the following:</w:t>
      </w:r>
      <w:r w:rsidRPr="007E70DD">
        <w:rPr>
          <w:rFonts w:ascii="Times New Roman" w:hAnsi="Times New Roman" w:cs="Times New Roman"/>
          <w:sz w:val="22"/>
          <w:szCs w:val="22"/>
        </w:rPr>
        <w:br/>
      </w:r>
      <w:bookmarkStart w:id="4" w:name="_Hlk205802719"/>
      <w:bookmarkEnd w:id="4"/>
    </w:p>
    <w:p w14:paraId="5E12ABF1" w14:textId="77777777" w:rsidR="007E70DD" w:rsidRPr="00673D6C" w:rsidRDefault="007E70DD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0D5B266E" w14:textId="77777777" w:rsidR="007E70DD" w:rsidRPr="007E70DD" w:rsidRDefault="007E70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>This is our best estimate, and we will update it as we make progress.</w:t>
      </w:r>
    </w:p>
    <w:tbl>
      <w:tblPr>
        <w:tblStyle w:val="TableGrid"/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2610"/>
        <w:gridCol w:w="1620"/>
        <w:gridCol w:w="1170"/>
        <w:gridCol w:w="1080"/>
        <w:gridCol w:w="1170"/>
      </w:tblGrid>
      <w:tr w:rsidR="007E70DD" w:rsidRPr="00DE68DA" w14:paraId="0A0D4487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CDDF052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Phase</w:t>
            </w:r>
          </w:p>
        </w:tc>
        <w:tc>
          <w:tcPr>
            <w:tcW w:w="26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5979FD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A9D706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Access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6AABB2D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Optional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DB7774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Timing</w:t>
            </w:r>
          </w:p>
        </w:tc>
        <w:tc>
          <w:tcPr>
            <w:tcW w:w="1170" w:type="dxa"/>
          </w:tcPr>
          <w:p w14:paraId="34826945" w14:textId="77777777" w:rsidR="007E70DD" w:rsidRPr="00A33D58" w:rsidRDefault="007E70DD">
            <w:pPr>
              <w:spacing w:after="165"/>
              <w:rPr>
                <w:rFonts w:ascii="Times New Roman" w:eastAsia="Times New Roman" w:hAnsi="Times New Roman" w:cs="Times New Roman"/>
                <w:b/>
              </w:rPr>
            </w:pPr>
            <w:r w:rsidRPr="00A33D58">
              <w:rPr>
                <w:rFonts w:ascii="Times New Roman" w:eastAsia="Times New Roman" w:hAnsi="Times New Roman" w:cs="Times New Roman"/>
                <w:b/>
              </w:rPr>
              <w:t>Status</w:t>
            </w:r>
          </w:p>
        </w:tc>
      </w:tr>
      <w:tr w:rsidR="007E70DD" w:rsidRPr="00DE68DA" w14:paraId="60561B47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0A94F5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26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015165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9C7A17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Internal and ~3-5 customers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2049B80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CE3A7E" w14:textId="77777777" w:rsidR="007E70DD" w:rsidRPr="00A33D58" w:rsidRDefault="007E70DD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2025</w:t>
            </w:r>
          </w:p>
        </w:tc>
        <w:tc>
          <w:tcPr>
            <w:tcW w:w="1170" w:type="dxa"/>
            <w:shd w:val="clear" w:color="auto" w:fill="D9F2D0" w:themeFill="accent6" w:themeFillTint="33"/>
          </w:tcPr>
          <w:p w14:paraId="73A6C811" w14:textId="77777777" w:rsidR="007E70DD" w:rsidRPr="00A33D58" w:rsidRDefault="007E70DD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Done</w:t>
            </w:r>
          </w:p>
        </w:tc>
      </w:tr>
      <w:tr w:rsidR="007E70DD" w:rsidRPr="00DE68DA" w14:paraId="5B291F1F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614A3C" w14:textId="77777777" w:rsidR="007E70DD" w:rsidRPr="00A33D58" w:rsidRDefault="007E70DD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26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69B8A9" w14:textId="77777777" w:rsidR="007E70DD" w:rsidRPr="00A33D58" w:rsidRDefault="007E70DD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DE1591" w14:textId="77777777" w:rsidR="007E70DD" w:rsidRPr="00A33D58" w:rsidRDefault="007E70DD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EE4447" w14:textId="77777777" w:rsidR="007E70DD" w:rsidRPr="00A33D58" w:rsidRDefault="007E70DD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BE2126" w14:textId="77777777" w:rsidR="007E70DD" w:rsidRPr="00A33D58" w:rsidRDefault="007E70DD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  <w:tc>
          <w:tcPr>
            <w:tcW w:w="1170" w:type="dxa"/>
          </w:tcPr>
          <w:p w14:paraId="110A81FA" w14:textId="77777777" w:rsidR="007E70DD" w:rsidRPr="00A33D58" w:rsidRDefault="007E70DD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Building</w:t>
            </w:r>
          </w:p>
        </w:tc>
      </w:tr>
      <w:tr w:rsidR="007E70DD" w:rsidRPr="00DE68DA" w14:paraId="0D070831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39BD728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26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99ECC7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1D6090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0E5F15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462A29D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  <w:tc>
          <w:tcPr>
            <w:tcW w:w="1170" w:type="dxa"/>
          </w:tcPr>
          <w:p w14:paraId="27052FC9" w14:textId="77777777" w:rsidR="007E70DD" w:rsidRPr="00A33D58" w:rsidRDefault="007E70DD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Planning</w:t>
            </w:r>
          </w:p>
        </w:tc>
      </w:tr>
      <w:tr w:rsidR="007E70DD" w:rsidRPr="00DE68DA" w14:paraId="642CF138" w14:textId="77777777" w:rsidTr="00D90788">
        <w:trPr>
          <w:trHeight w:val="345"/>
        </w:trPr>
        <w:tc>
          <w:tcPr>
            <w:tcW w:w="116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D1EEEE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26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C803F7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4CFCF7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91483A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CB143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  <w:tc>
          <w:tcPr>
            <w:tcW w:w="1170" w:type="dxa"/>
          </w:tcPr>
          <w:p w14:paraId="1579292A" w14:textId="77777777" w:rsidR="007E70DD" w:rsidRPr="00A33D58" w:rsidRDefault="007E70DD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Roadmap</w:t>
            </w:r>
          </w:p>
        </w:tc>
      </w:tr>
      <w:tr w:rsidR="007E70DD" w:rsidRPr="00DE68DA" w14:paraId="2CEB7610" w14:textId="77777777" w:rsidTr="007E70DD">
        <w:trPr>
          <w:trHeight w:val="386"/>
        </w:trPr>
        <w:tc>
          <w:tcPr>
            <w:tcW w:w="1165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B2EDDB1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261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FFB9BCE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6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294F2C5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324D9B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FD7E535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  <w:tc>
          <w:tcPr>
            <w:tcW w:w="1170" w:type="dxa"/>
          </w:tcPr>
          <w:p w14:paraId="18812169" w14:textId="77777777" w:rsidR="007E70DD" w:rsidRPr="00A33D58" w:rsidRDefault="007E70DD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A33D58">
              <w:rPr>
                <w:rFonts w:ascii="Times New Roman" w:hAnsi="Times New Roman" w:cs="Times New Roman"/>
                <w:sz w:val="22"/>
                <w:szCs w:val="22"/>
              </w:rPr>
              <w:t>Roadmap</w:t>
            </w:r>
          </w:p>
        </w:tc>
      </w:tr>
    </w:tbl>
    <w:p w14:paraId="562756F0" w14:textId="77777777" w:rsidR="007E70DD" w:rsidRPr="00673D6C" w:rsidRDefault="007E70DD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3E3F0C41" w14:textId="77777777" w:rsidR="007E70DD" w:rsidRPr="007E70DD" w:rsidRDefault="007E70DD" w:rsidP="00882DC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 xml:space="preserve">We’d love to hear your feedback. Please share </w:t>
      </w:r>
      <w:hyperlink r:id="rId9" w:history="1">
        <w:r w:rsidRPr="007E70DD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it in this google form</w:t>
        </w:r>
      </w:hyperlink>
      <w:r w:rsidRPr="007E70DD">
        <w:rPr>
          <w:rFonts w:ascii="Times New Roman" w:eastAsia="Times New Roman" w:hAnsi="Times New Roman" w:cs="Times New Roman"/>
          <w:sz w:val="22"/>
          <w:szCs w:val="22"/>
        </w:rPr>
        <w:t xml:space="preserve">. Or email us at </w:t>
      </w:r>
      <w:hyperlink r:id="rId10" w:history="1">
        <w:r w:rsidRPr="007E70DD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msorkin@opengov.com</w:t>
        </w:r>
      </w:hyperlink>
      <w:r w:rsidRPr="007E70DD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hyperlink r:id="rId11" w:history="1">
        <w:r w:rsidRPr="007E70DD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jehlers@opengov.com</w:t>
        </w:r>
      </w:hyperlink>
      <w:r w:rsidRPr="007E70DD">
        <w:rPr>
          <w:rFonts w:ascii="Times New Roman" w:eastAsia="Times New Roman" w:hAnsi="Times New Roman" w:cs="Times New Roman"/>
          <w:sz w:val="22"/>
          <w:szCs w:val="22"/>
        </w:rPr>
        <w:t>.</w:t>
      </w:r>
      <w:r w:rsidRPr="007E70DD"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13C5F601" w14:textId="77777777" w:rsidR="007E70DD" w:rsidRPr="00673D6C" w:rsidRDefault="007E70DD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2C7B366B" w14:textId="77777777" w:rsidR="007E70DD" w:rsidRDefault="007E70DD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0DE3673D" w14:textId="77777777" w:rsidR="007E70DD" w:rsidRPr="007E70DD" w:rsidRDefault="007E70DD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 xml:space="preserve">Note this is a tentative plan, and we will modify it as we make progress in order to speed up and better align with </w:t>
      </w:r>
      <w:r w:rsidRPr="007E70D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C.O.N.T.R.A.C.T.’s </w:t>
      </w:r>
      <w:r w:rsidRPr="007E70DD">
        <w:rPr>
          <w:rFonts w:ascii="Times New Roman" w:eastAsia="Times New Roman" w:hAnsi="Times New Roman" w:cs="Times New Roman"/>
          <w:sz w:val="22"/>
          <w:szCs w:val="22"/>
        </w:rPr>
        <w:t>expectations.</w:t>
      </w:r>
    </w:p>
    <w:p w14:paraId="67FC43C2" w14:textId="77777777" w:rsidR="007E70DD" w:rsidRPr="007E70DD" w:rsidRDefault="007E70DD" w:rsidP="00DE68DA">
      <w:p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53C056F2" w14:textId="77777777" w:rsidR="007E70DD" w:rsidRPr="007E70DD" w:rsidRDefault="007E70DD" w:rsidP="00DE68D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E70DD">
        <w:rPr>
          <w:rFonts w:ascii="Times New Roman" w:eastAsia="Times New Roman" w:hAnsi="Times New Roman" w:cs="Times New Roman"/>
          <w:sz w:val="22"/>
          <w:szCs w:val="22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14D46A38" w14:textId="77777777" w:rsidR="007E70DD" w:rsidRPr="00DE68DA" w:rsidRDefault="007E70DD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7E70DD" w:rsidRPr="007E70DD" w14:paraId="0106ABE9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3FB93D4" w14:textId="77777777" w:rsidR="007E70DD" w:rsidRPr="007E70DD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62E94E" w14:textId="77777777" w:rsidR="007E70DD" w:rsidRPr="007E70DD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4E9D4581" w14:textId="77777777" w:rsidR="007E70DD" w:rsidRPr="007E70DD" w:rsidRDefault="007E70DD">
            <w:pPr>
              <w:spacing w:after="165"/>
              <w:rPr>
                <w:rFonts w:ascii="Times New Roman" w:eastAsia="Times New Roman" w:hAnsi="Times New Roman" w:cs="Times New Roman"/>
                <w:b/>
              </w:rPr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803C7C" w14:textId="77777777" w:rsidR="007E70DD" w:rsidRPr="007E70DD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9D13A0" w14:textId="77777777" w:rsidR="007E70DD" w:rsidRPr="007E70DD" w:rsidRDefault="007E70DD">
            <w:pPr>
              <w:spacing w:after="165"/>
              <w:rPr>
                <w:rFonts w:ascii="Times New Roman" w:hAnsi="Times New Roman" w:cs="Times New Roman"/>
              </w:rPr>
            </w:pPr>
            <w:r w:rsidRPr="007E70DD">
              <w:rPr>
                <w:rFonts w:ascii="Times New Roman" w:eastAsia="Times New Roman" w:hAnsi="Times New Roman" w:cs="Times New Roman"/>
                <w:b/>
              </w:rPr>
              <w:t>Transition</w:t>
            </w:r>
          </w:p>
        </w:tc>
      </w:tr>
      <w:tr w:rsidR="007E70DD" w:rsidRPr="00DE68DA" w14:paraId="0653587D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7FDB863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5" w:name="_Hlk206417645"/>
            <w:bookmarkEnd w:id="5"/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B97AC19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bottom"/>
          </w:tcPr>
          <w:p w14:paraId="64B21C69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FF8E67A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AAE933D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3A7E8B74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6767845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9F0C622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bottom"/>
          </w:tcPr>
          <w:p w14:paraId="34EDE2BD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5204514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206D0A1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24B75688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3B8A840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E1B612F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bottom"/>
          </w:tcPr>
          <w:p w14:paraId="7B6C4247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337A7E4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9308051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4C7E37D0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87F653B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A5B5E1D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bottom"/>
          </w:tcPr>
          <w:p w14:paraId="5E366047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7186EF0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F64E3A7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49474432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2FFE9B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70DD" w:rsidRPr="00DE68DA" w14:paraId="0C07C8C7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0FFB5E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2B30BF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center"/>
          </w:tcPr>
          <w:p w14:paraId="51F9E2EE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83B29A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67BE99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29934E38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AE41ED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23ED73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center"/>
          </w:tcPr>
          <w:p w14:paraId="3E593223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EE54EFD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E143DCA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4DFF520A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2C7A09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526DE2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center"/>
          </w:tcPr>
          <w:p w14:paraId="714E3CEF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8481C0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372965E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2C9DC63B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FB24D2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C0684C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center"/>
          </w:tcPr>
          <w:p w14:paraId="1F6E2DE9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E418B0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93F7FF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0344935B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CAA20C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7B76D50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center"/>
          </w:tcPr>
          <w:p w14:paraId="02E996CB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4A9F78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7D4A181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24069914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8D5B417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AI version comparison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96AD2BD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center"/>
          </w:tcPr>
          <w:p w14:paraId="52237B4B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3DD5E5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43905F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463E4F9A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2B64D1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C76385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D9F2D0" w:themeFill="accent6" w:themeFillTint="33"/>
            <w:vAlign w:val="center"/>
          </w:tcPr>
          <w:p w14:paraId="5741A4A1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C55A0FD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C0DBDFC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6562C827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80A5BA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70DD" w:rsidRPr="00DE68DA" w14:paraId="3EEC63B6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A57C7A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CA514E8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</w:tcPr>
          <w:p w14:paraId="641FF826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97FAAFD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CF75F0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44B7224A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BA09C6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159D70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</w:tcPr>
          <w:p w14:paraId="1945A77C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036F2B3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7098EC5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7677A1BC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AB3B23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0887C8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</w:tcPr>
          <w:p w14:paraId="564DC3DE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600F0B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2DC1FC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273F97AF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84928F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Compile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F7540A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</w:tcPr>
          <w:p w14:paraId="595FC02C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5C4F32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570AA0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2ED1897A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AADC48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70DD" w:rsidRPr="00DE68DA" w14:paraId="32B6FAB6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93E690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Concurrent editing 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00E29A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</w:tcPr>
          <w:p w14:paraId="7D0201F0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1145C7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EAECB39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7E70DD" w:rsidRPr="00DE68DA" w14:paraId="6D262CD0" w14:textId="77777777" w:rsidTr="007E70DD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BCEA04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Email automation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6A6362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</w:tcPr>
          <w:p w14:paraId="3E738ED4" w14:textId="77777777" w:rsidR="007E70DD" w:rsidRPr="007E70DD" w:rsidRDefault="007E70DD" w:rsidP="00DE68DA">
            <w:pPr>
              <w:spacing w:after="16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3B27E4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9F2D0" w:themeFill="accent6" w:themeFillTint="3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763D9A" w14:textId="77777777" w:rsidR="007E70DD" w:rsidRPr="007E70DD" w:rsidRDefault="007E70DD" w:rsidP="00DE68DA">
            <w:pPr>
              <w:spacing w:after="165"/>
              <w:rPr>
                <w:rFonts w:ascii="Times New Roman" w:hAnsi="Times New Roman" w:cs="Times New Roman"/>
                <w:sz w:val="20"/>
                <w:szCs w:val="20"/>
              </w:rPr>
            </w:pPr>
            <w:r w:rsidRPr="007E70DD"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</w:tbl>
    <w:p w14:paraId="6C9208AB" w14:textId="77777777" w:rsidR="007E70DD" w:rsidRDefault="007E70DD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3963718C" w14:textId="77777777" w:rsidR="007E70DD" w:rsidRPr="00673D6C" w:rsidRDefault="007E70DD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3707D137" w14:textId="77777777" w:rsidR="007E70DD" w:rsidRDefault="007E70DD" w:rsidP="007A5EDD">
      <w:pPr>
        <w:spacing w:after="0" w:line="240" w:lineRule="auto"/>
        <w:rPr>
          <w:rFonts w:ascii="Times New Roman" w:hAnsi="Times New Roman" w:cs="Times New Roman"/>
        </w:rPr>
      </w:pPr>
    </w:p>
    <w:p w14:paraId="41F1FE27" w14:textId="77777777" w:rsidR="007E70DD" w:rsidRPr="007E70DD" w:rsidRDefault="007E70DD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7E70DD">
        <w:rPr>
          <w:rFonts w:ascii="Times New Roman" w:hAnsi="Times New Roman" w:cs="Times New Roman"/>
          <w:sz w:val="22"/>
          <w:szCs w:val="22"/>
        </w:rPr>
        <w:t>IN WITNESS WHEREOF, the Parties have executed this Memorandum of Understanding with hope, humor, and high expectations.</w:t>
      </w:r>
    </w:p>
    <w:p w14:paraId="7BAFE978" w14:textId="77777777" w:rsidR="007E70DD" w:rsidRPr="007E70DD" w:rsidRDefault="007E70DD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69C8F7D" w14:textId="77777777" w:rsidR="007E70DD" w:rsidRPr="007A5EDD" w:rsidRDefault="007E70DD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7E70DD" w:rsidRPr="007A5EDD" w14:paraId="132360C0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F3981A7" w14:textId="77777777" w:rsidR="007E70DD" w:rsidRPr="007A5EDD" w:rsidRDefault="007E70DD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b/>
                <w:bCs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3C2FDC4E" w14:textId="77777777" w:rsidR="007E70DD" w:rsidRPr="007A5EDD" w:rsidRDefault="007E70DD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C.O.N.T.R.A.C.T.</w:t>
            </w:r>
          </w:p>
        </w:tc>
      </w:tr>
      <w:tr w:rsidR="007E70DD" w:rsidRPr="007E70DD" w14:paraId="4D4D922A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F435302" w14:textId="77777777" w:rsidR="007E70DD" w:rsidRPr="007E70DD" w:rsidRDefault="007E70DD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</w:t>
            </w:r>
          </w:p>
          <w:p w14:paraId="64D44279" w14:textId="77777777" w:rsidR="007E70DD" w:rsidRPr="007E70DD" w:rsidRDefault="007E70DD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  <w:p w14:paraId="3E07187D" w14:textId="77777777" w:rsidR="007E70DD" w:rsidRPr="007E70DD" w:rsidRDefault="007E70DD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E70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Yuri Lee Laffed____________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314348E8" w14:textId="77777777" w:rsidR="007E70DD" w:rsidRPr="007E70DD" w:rsidRDefault="007E70DD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</w:t>
            </w:r>
          </w:p>
          <w:p w14:paraId="7D50A96B" w14:textId="77777777" w:rsidR="007E70DD" w:rsidRPr="007E70DD" w:rsidRDefault="007E70DD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  <w:p w14:paraId="1A807678" w14:textId="77777777" w:rsidR="007E70DD" w:rsidRPr="007E70DD" w:rsidRDefault="007E70DD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E70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Kahn T. Rhhacked__________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>__________________</w:t>
            </w:r>
          </w:p>
        </w:tc>
      </w:tr>
      <w:tr w:rsidR="007E70DD" w:rsidRPr="007E70DD" w14:paraId="6D025ABD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3ED346B" w14:textId="77777777" w:rsidR="007E70DD" w:rsidRPr="007E70DD" w:rsidRDefault="007E70DD" w:rsidP="007A5EDD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E70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2E00BA93" w14:textId="77777777" w:rsidR="007E70DD" w:rsidRPr="007E70DD" w:rsidRDefault="007E70DD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E70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Junior Obstreperous Advisor___</w:t>
            </w:r>
          </w:p>
        </w:tc>
      </w:tr>
    </w:tbl>
    <w:p w14:paraId="0E5FED7D" w14:textId="77777777" w:rsidR="007E70DD" w:rsidRPr="007E70DD" w:rsidRDefault="007E70DD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7E70DD" w:rsidRPr="007E70DD" w14:paraId="30130733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1268C63" w14:textId="77777777" w:rsidR="007E70DD" w:rsidRPr="007E70DD" w:rsidRDefault="007E70DD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</w:t>
            </w:r>
          </w:p>
          <w:p w14:paraId="0EE45961" w14:textId="77777777" w:rsidR="007E70DD" w:rsidRPr="007E70DD" w:rsidRDefault="007E70DD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  <w:p w14:paraId="6945A68B" w14:textId="77777777" w:rsidR="007E70DD" w:rsidRPr="007E70DD" w:rsidRDefault="007E70DD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E70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Hugh R. Ewe______________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7E70DD" w:rsidRPr="007E70DD" w14:paraId="0114248C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65080E29" w14:textId="77777777" w:rsidR="007E70DD" w:rsidRPr="007E70DD" w:rsidRDefault="007E70DD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E70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Head of Identity Verification</w:t>
            </w:r>
          </w:p>
        </w:tc>
      </w:tr>
    </w:tbl>
    <w:p w14:paraId="7CCAC6AD" w14:textId="77777777" w:rsidR="007E70DD" w:rsidRPr="007E70DD" w:rsidRDefault="007E70DD" w:rsidP="007A5EDD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7E70DD" w:rsidRPr="007E70DD" w14:paraId="729A0F78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A34E76B" w14:textId="77777777" w:rsidR="007E70DD" w:rsidRPr="007E70DD" w:rsidRDefault="007E70DD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Signature: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</w:t>
            </w:r>
          </w:p>
          <w:p w14:paraId="2A9EA999" w14:textId="77777777" w:rsidR="007E70DD" w:rsidRPr="007E70DD" w:rsidRDefault="007E70DD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Date: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  <w:p w14:paraId="23DD0F20" w14:textId="77777777" w:rsidR="007E70DD" w:rsidRPr="007E70DD" w:rsidRDefault="007E70DD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Name: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_</w:t>
            </w:r>
            <w:r w:rsidRPr="007E70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Gettysburger King__________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>______________</w:t>
            </w:r>
          </w:p>
        </w:tc>
      </w:tr>
      <w:tr w:rsidR="007E70DD" w:rsidRPr="007E70DD" w14:paraId="77A8FA93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B506E6D" w14:textId="77777777" w:rsidR="007E70DD" w:rsidRPr="007E70DD" w:rsidRDefault="007E70DD" w:rsidP="001C74E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E70DD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Title:</w:t>
            </w:r>
            <w:r w:rsidRPr="007E70D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7E70DD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Secretary of Whoppers United___</w:t>
            </w:r>
          </w:p>
        </w:tc>
      </w:tr>
    </w:tbl>
    <w:p w14:paraId="0C0FE614" w14:textId="77777777" w:rsidR="0080188D" w:rsidRPr="007E70DD" w:rsidRDefault="0080188D">
      <w:pPr>
        <w:rPr>
          <w:sz w:val="22"/>
          <w:szCs w:val="22"/>
        </w:rPr>
      </w:pPr>
    </w:p>
    <w:sectPr w:rsidR="0080188D" w:rsidRPr="007E7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28A1D556" w14:textId="77777777" w:rsidR="007E70DD" w:rsidRDefault="007E70DD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1D5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1D556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BB"/>
    <w:rsid w:val="000E30F9"/>
    <w:rsid w:val="001154E8"/>
    <w:rsid w:val="002F706B"/>
    <w:rsid w:val="00462CE6"/>
    <w:rsid w:val="007E70DD"/>
    <w:rsid w:val="0080188D"/>
    <w:rsid w:val="00807DB4"/>
    <w:rsid w:val="008261BB"/>
    <w:rsid w:val="008E54BF"/>
    <w:rsid w:val="00A41EC5"/>
    <w:rsid w:val="00A428B3"/>
    <w:rsid w:val="00FD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DF29"/>
  <w15:chartTrackingRefBased/>
  <w15:docId w15:val="{ED27217D-7D79-47B0-9F64-5B133DF1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6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61B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8261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62C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2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2C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C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C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gle/m9ZDfsdtFBe59dpA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A5E5BD-AD53-4CFD-80C6-6993ADB15415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Moti Sorkin</cp:lastModifiedBy>
  <cp:revision>2</cp:revision>
  <dcterms:created xsi:type="dcterms:W3CDTF">2025-10-31T05:04:00Z</dcterms:created>
  <dcterms:modified xsi:type="dcterms:W3CDTF">2025-10-31T05:04:00Z</dcterms:modified>
</cp:coreProperties>
</file>