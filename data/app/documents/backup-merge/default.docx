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5E1F" w14:textId="77777777" w:rsidR="00014DE6" w:rsidRDefault="00014DE6">
      <w:pPr>
        <w:pStyle w:val="Title"/>
        <w:spacing w:after="90"/>
        <w:jc w:val="center"/>
      </w:pPr>
      <w:r w:rsidRPr="003809A1">
        <w:rPr>
          <w:sz w:val="48"/>
          <w:highlight w:val="yellow"/>
          <w:shd w:val="clear" w:color="auto" w:fill="FF004D"/>
        </w:rPr>
        <w:t>Redlines &amp; Deadlines</w:t>
      </w:r>
      <w:r>
        <w:rPr>
          <w:sz w:val="48"/>
          <w:shd w:val="clear" w:color="auto" w:fill="FF004D"/>
        </w:rPr>
        <w:t xml:space="preserve"> </w:t>
      </w:r>
    </w:p>
    <w:p w14:paraId="031BA029" w14:textId="7C7496C4" w:rsidR="00014DE6" w:rsidRDefault="0002489B">
      <w:pPr>
        <w:pStyle w:val="Title"/>
        <w:spacing w:after="90"/>
        <w:jc w:val="center"/>
      </w:pPr>
      <w:r>
        <w:rPr>
          <w:i/>
          <w:sz w:val="26"/>
        </w:rPr>
        <w:t xml:space="preserve">A Brief </w:t>
      </w:r>
      <w:r w:rsidR="00014DE6">
        <w:rPr>
          <w:i/>
          <w:sz w:val="26"/>
        </w:rPr>
        <w:t>Brief</w:t>
      </w:r>
      <w:del w:id="0" w:author="Moti Sorkin" w:date="2025-08-17T19:52:00Z">
        <w:r w:rsidR="00014DE6">
          <w:rPr>
            <w:i/>
            <w:sz w:val="26"/>
          </w:rPr>
          <w:delText>, and all of those other things</w:delText>
        </w:r>
      </w:del>
    </w:p>
    <w:p w14:paraId="55DBF0A7" w14:textId="77777777" w:rsidR="00014DE6" w:rsidRDefault="00014DE6">
      <w:pPr>
        <w:spacing w:after="0" w:line="240" w:lineRule="auto"/>
        <w:ind w:left="180"/>
      </w:pPr>
      <w:r>
        <w:rPr>
          <w:b/>
          <w:sz w:val="28"/>
        </w:rPr>
        <w:t>PARTIES</w:t>
      </w:r>
    </w:p>
    <w:p w14:paraId="71AC1381" w14:textId="3FB9CA53" w:rsidR="00014DE6" w:rsidRDefault="00014DE6">
      <w:pPr>
        <w:spacing w:after="0" w:line="240" w:lineRule="auto"/>
      </w:pPr>
      <w:r>
        <w:t>This Contract (“Contract”) is made between OpenGov (“</w:t>
      </w:r>
      <w:r>
        <w:rPr>
          <w:b/>
        </w:rPr>
        <w:t>OG</w:t>
      </w:r>
      <w:r>
        <w:t xml:space="preserve">”) and our </w:t>
      </w:r>
      <w:r w:rsidRPr="00E917F4">
        <w:t>Most</w:t>
      </w:r>
      <w:r>
        <w:t xml:space="preserve"> Valuable Procurement Professionals (“MVPP</w:t>
      </w:r>
      <w:r w:rsidR="00E917F4">
        <w:t>’s</w:t>
      </w:r>
      <w:r>
        <w:t>”)</w:t>
      </w:r>
      <w:r>
        <w:rPr>
          <w:b/>
        </w:rPr>
        <w:t>.</w:t>
      </w:r>
    </w:p>
    <w:p w14:paraId="71752EBA" w14:textId="77777777" w:rsidR="00014DE6" w:rsidRDefault="00014DE6">
      <w:pPr>
        <w:spacing w:after="0" w:line="240" w:lineRule="auto"/>
      </w:pPr>
    </w:p>
    <w:p w14:paraId="378E80F2" w14:textId="77777777" w:rsidR="00014DE6" w:rsidRDefault="00014DE6">
      <w:pPr>
        <w:spacing w:after="0" w:line="240" w:lineRule="auto"/>
        <w:ind w:left="180"/>
      </w:pPr>
      <w:r>
        <w:rPr>
          <w:b/>
          <w:sz w:val="28"/>
        </w:rPr>
        <w:t>WHEREAS</w:t>
      </w:r>
    </w:p>
    <w:p w14:paraId="70F582A0" w14:textId="2F4F6C30" w:rsidR="00014DE6" w:rsidRDefault="00014DE6">
      <w:pPr>
        <w:numPr>
          <w:ilvl w:val="0"/>
          <w:numId w:val="1"/>
        </w:numPr>
        <w:spacing w:after="0" w:line="240" w:lineRule="auto"/>
      </w:pPr>
      <w:r>
        <w:t>OG want</w:t>
      </w:r>
      <w:r w:rsidR="00E917F4">
        <w:t>s</w:t>
      </w:r>
      <w:r>
        <w:t xml:space="preserve"> to build some amazing stuff</w:t>
      </w:r>
      <w:r w:rsidR="00570740">
        <w:t>, and MVPP’s want OG to build some amazing stuff;</w:t>
      </w:r>
    </w:p>
    <w:p w14:paraId="15A1359B" w14:textId="14F63359" w:rsidR="00014DE6" w:rsidRDefault="00014DE6">
      <w:pPr>
        <w:numPr>
          <w:ilvl w:val="0"/>
          <w:numId w:val="1"/>
        </w:numPr>
        <w:spacing w:after="0" w:line="240" w:lineRule="auto"/>
      </w:pPr>
      <w:r>
        <w:t>Increased velocity towards a shared goal is our objective;</w:t>
      </w:r>
    </w:p>
    <w:p w14:paraId="649229FD" w14:textId="77777777" w:rsidR="00014DE6" w:rsidRDefault="00014DE6">
      <w:pPr>
        <w:spacing w:after="0" w:line="240" w:lineRule="auto"/>
        <w:ind w:left="720"/>
      </w:pPr>
      <w:r>
        <w:br/>
        <w:t>NOW, THERETWO, THERETHREE, AND THEREFORE, the parties agree to the following:</w:t>
      </w:r>
      <w:r>
        <w:br/>
      </w:r>
    </w:p>
    <w:p w14:paraId="5661AEF8" w14:textId="77777777" w:rsidR="00014DE6" w:rsidRDefault="00014DE6">
      <w:pPr>
        <w:spacing w:after="0" w:line="240" w:lineRule="auto"/>
        <w:ind w:left="180"/>
      </w:pPr>
      <w:bookmarkStart w:id="1" w:name="_Hlk205802719"/>
      <w:bookmarkEnd w:id="1"/>
      <w:r>
        <w:rPr>
          <w:b/>
          <w:sz w:val="28"/>
        </w:rPr>
        <w:t>PROBLEM</w:t>
      </w:r>
    </w:p>
    <w:p w14:paraId="7C8234AF" w14:textId="4BCF5085" w:rsidR="00014DE6" w:rsidRDefault="005F12A4">
      <w:pPr>
        <w:spacing w:after="0" w:line="240" w:lineRule="auto"/>
      </w:pPr>
      <w:r>
        <w:t>C</w:t>
      </w:r>
      <w:r w:rsidR="00014DE6">
        <w:t xml:space="preserve">ontract documents </w:t>
      </w:r>
      <w:r w:rsidR="00570740">
        <w:t xml:space="preserve">are </w:t>
      </w:r>
      <w:r w:rsidR="0023379F">
        <w:t xml:space="preserve">not handled like documents. </w:t>
      </w:r>
      <w:r w:rsidR="004E0A76">
        <w:t xml:space="preserve">As </w:t>
      </w:r>
      <w:r w:rsidR="00014DE6">
        <w:t>a copy of solicitations (aka projects)</w:t>
      </w:r>
      <w:r w:rsidR="004E0A76">
        <w:t xml:space="preserve">, they lose things like </w:t>
      </w:r>
      <w:r w:rsidR="00014DE6" w:rsidRPr="00615257">
        <w:rPr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high-fidelity formatting configurations</w:t>
      </w:r>
      <w:r w:rsidR="00615257">
        <w:rPr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,</w:t>
      </w:r>
      <w:r w:rsidR="00014DE6">
        <w:t xml:space="preserve"> detailed redlining and commenting, and, oh yeah, all those Word features.</w:t>
      </w:r>
    </w:p>
    <w:p w14:paraId="2A2C208D" w14:textId="77777777" w:rsidR="00014DE6" w:rsidRDefault="00014DE6">
      <w:pPr>
        <w:spacing w:after="0" w:line="240" w:lineRule="auto"/>
        <w:rPr>
          <w:sz w:val="28"/>
        </w:rPr>
      </w:pPr>
    </w:p>
    <w:p w14:paraId="79E9882D" w14:textId="6B50D5FB" w:rsidR="00014DE6" w:rsidRDefault="004E0A76">
      <w:pPr>
        <w:spacing w:after="0" w:line="240" w:lineRule="auto"/>
        <w:ind w:left="180"/>
      </w:pPr>
      <w:r>
        <w:rPr>
          <w:b/>
          <w:sz w:val="28"/>
        </w:rPr>
        <w:t>GOAL</w:t>
      </w:r>
    </w:p>
    <w:p w14:paraId="46EF3236" w14:textId="57C1CD86" w:rsidR="005F0623" w:rsidRDefault="005F0623">
      <w:pPr>
        <w:spacing w:after="0" w:line="240" w:lineRule="auto"/>
      </w:pPr>
      <w:r>
        <w:t>There are a few goals for this project:</w:t>
      </w:r>
    </w:p>
    <w:p w14:paraId="10C5E874" w14:textId="77777777" w:rsidR="005F0623" w:rsidRPr="005F12A4" w:rsidRDefault="005F0623" w:rsidP="005F0623">
      <w:pPr>
        <w:pStyle w:val="ListParagraph"/>
        <w:numPr>
          <w:ilvl w:val="0"/>
          <w:numId w:val="3"/>
        </w:numPr>
        <w:spacing w:after="0" w:line="240" w:lineRule="auto"/>
        <w:rPr>
          <w:b/>
          <w:sz w:val="28"/>
        </w:rPr>
      </w:pPr>
      <w:r>
        <w:t>Delight customers</w:t>
      </w:r>
    </w:p>
    <w:p w14:paraId="11CBCAA4" w14:textId="046BE62B" w:rsidR="005F12A4" w:rsidRPr="00E275A4" w:rsidRDefault="005F12A4" w:rsidP="005F0623">
      <w:pPr>
        <w:pStyle w:val="ListParagraph"/>
        <w:numPr>
          <w:ilvl w:val="0"/>
          <w:numId w:val="3"/>
        </w:numPr>
        <w:spacing w:after="0" w:line="240" w:lineRule="auto"/>
        <w:rPr>
          <w:b/>
          <w:sz w:val="28"/>
        </w:rPr>
      </w:pPr>
      <w:r>
        <w:t>Unlock</w:t>
      </w:r>
      <w:r w:rsidR="00E275A4">
        <w:t xml:space="preserve"> a standalone contract management product</w:t>
      </w:r>
    </w:p>
    <w:p w14:paraId="07DAF1D9" w14:textId="278C85B5" w:rsidR="00E275A4" w:rsidRPr="00E275A4" w:rsidRDefault="00EB28A5" w:rsidP="005F0623">
      <w:pPr>
        <w:pStyle w:val="ListParagraph"/>
        <w:numPr>
          <w:ilvl w:val="0"/>
          <w:numId w:val="3"/>
        </w:numPr>
        <w:spacing w:after="0" w:line="240" w:lineRule="auto"/>
        <w:rPr>
          <w:b/>
          <w:sz w:val="28"/>
        </w:rPr>
      </w:pPr>
      <w:r>
        <w:t>Elevate our brand and</w:t>
      </w:r>
    </w:p>
    <w:p w14:paraId="68B6D358" w14:textId="508322EC" w:rsidR="00E275A4" w:rsidRPr="00E275A4" w:rsidRDefault="00E275A4" w:rsidP="005F0623">
      <w:pPr>
        <w:pStyle w:val="ListParagraph"/>
        <w:numPr>
          <w:ilvl w:val="0"/>
          <w:numId w:val="3"/>
        </w:numPr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Power </w:t>
      </w:r>
    </w:p>
    <w:p w14:paraId="06B4B8FA" w14:textId="77777777" w:rsidR="00E275A4" w:rsidRPr="005F12A4" w:rsidRDefault="00E275A4" w:rsidP="00E275A4">
      <w:pPr>
        <w:pStyle w:val="ListParagraph"/>
        <w:spacing w:after="0" w:line="240" w:lineRule="auto"/>
        <w:rPr>
          <w:b/>
          <w:sz w:val="28"/>
        </w:rPr>
      </w:pPr>
    </w:p>
    <w:p w14:paraId="4B5AE38B" w14:textId="7C70043B" w:rsidR="005F12A4" w:rsidRPr="005F0623" w:rsidRDefault="005F12A4" w:rsidP="005F0623">
      <w:pPr>
        <w:pStyle w:val="ListParagraph"/>
        <w:numPr>
          <w:ilvl w:val="0"/>
          <w:numId w:val="3"/>
        </w:numPr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Create </w:t>
      </w:r>
    </w:p>
    <w:p w14:paraId="350D6606" w14:textId="30591970" w:rsidR="00C4759F" w:rsidRPr="005F0623" w:rsidRDefault="005F0623" w:rsidP="005F0623">
      <w:pPr>
        <w:pStyle w:val="ListParagraph"/>
        <w:numPr>
          <w:ilvl w:val="0"/>
          <w:numId w:val="3"/>
        </w:numPr>
        <w:spacing w:after="0" w:line="240" w:lineRule="auto"/>
        <w:rPr>
          <w:b/>
          <w:sz w:val="28"/>
        </w:rPr>
      </w:pPr>
      <w:r>
        <w:t xml:space="preserve">Enhance the government contracting process </w:t>
      </w:r>
      <w:r w:rsidR="005F7AF3">
        <w:t xml:space="preserve">Use technology to </w:t>
      </w:r>
      <w:r w:rsidR="006A6A15">
        <w:t xml:space="preserve">facilitate, </w:t>
      </w:r>
      <w:r w:rsidR="005F7AF3">
        <w:t>supplement</w:t>
      </w:r>
      <w:r w:rsidR="006A6A15">
        <w:t>,</w:t>
      </w:r>
      <w:r w:rsidR="005F7AF3">
        <w:t xml:space="preserve"> and enhance </w:t>
      </w:r>
      <w:r w:rsidR="006A6A15">
        <w:t xml:space="preserve">the </w:t>
      </w:r>
      <w:r w:rsidR="005F7AF3">
        <w:t xml:space="preserve">government </w:t>
      </w:r>
      <w:r w:rsidR="00C4759F">
        <w:t>contracting</w:t>
      </w:r>
      <w:r w:rsidR="006A6A15">
        <w:t xml:space="preserve"> process. Create a new experience that is both </w:t>
      </w:r>
      <w:r w:rsidR="00C4759F">
        <w:t xml:space="preserve">delightful experience </w:t>
      </w:r>
      <w:r w:rsidR="00C4759F">
        <w:t>Current contract documents are not handled like documents. As a copy of solicitations (aka projects), they lose things like high-fidelity formatting configurations (</w:t>
      </w:r>
      <w:r w:rsidR="00C4759F" w:rsidRPr="005F0623">
        <w:rPr>
          <w:rFonts w:ascii="Dreaming Outloud Script Pro" w:eastAsia="Dreaming Outloud Script Pro" w:hAnsi="Dreaming Outloud Script Pro" w:cs="Dreaming Outloud Script Pro"/>
          <w:sz w:val="28"/>
        </w:rPr>
        <w:t>Hiro We See You</w:t>
      </w:r>
      <w:r w:rsidR="00C4759F">
        <w:t>), detailed redlining</w:t>
      </w:r>
    </w:p>
    <w:p w14:paraId="72518867" w14:textId="5BC52446" w:rsidR="00014DE6" w:rsidRDefault="00014DE6">
      <w:pPr>
        <w:spacing w:after="0" w:line="240" w:lineRule="auto"/>
      </w:pPr>
      <w:r>
        <w:rPr>
          <w:b/>
          <w:i/>
        </w:rPr>
        <w:t xml:space="preserve">#2: This should be fun. </w:t>
      </w:r>
      <w:r>
        <w:rPr>
          <w:rFonts w:ascii="Dreaming Outloud Script Pro" w:eastAsia="Dreaming Outloud Script Pro" w:hAnsi="Dreaming Outloud Script Pro" w:cs="Dreaming Outloud Script Pro"/>
          <w:sz w:val="32"/>
          <w:shd w:val="clear" w:color="auto" w:fill="FFFF00"/>
        </w:rPr>
        <w:t>Seriously</w:t>
      </w:r>
      <w:r>
        <w:t>.</w:t>
      </w:r>
    </w:p>
    <w:p w14:paraId="3CEAC364" w14:textId="77777777" w:rsidR="00014DE6" w:rsidRDefault="00014DE6">
      <w:pPr>
        <w:spacing w:after="0" w:line="240" w:lineRule="auto"/>
      </w:pPr>
    </w:p>
    <w:p w14:paraId="1556A36E" w14:textId="77777777" w:rsidR="00014DE6" w:rsidRDefault="00014DE6">
      <w:pPr>
        <w:spacing w:after="0" w:line="240" w:lineRule="auto"/>
        <w:ind w:left="270"/>
      </w:pPr>
      <w:r>
        <w:rPr>
          <w:b/>
          <w:sz w:val="28"/>
        </w:rPr>
        <w:t>RELEASE PHASE DEFINITION</w:t>
      </w:r>
    </w:p>
    <w:p w14:paraId="37C86D1B" w14:textId="77777777" w:rsidR="00014DE6" w:rsidRDefault="00014DE6">
      <w:pPr>
        <w:spacing w:after="0" w:line="240" w:lineRule="auto"/>
      </w:pPr>
      <w:r>
        <w:t>Bear with me. This will be different.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690"/>
        <w:gridCol w:w="1890"/>
        <w:gridCol w:w="1350"/>
        <w:gridCol w:w="975"/>
      </w:tblGrid>
      <w:tr w:rsidR="00014DE6" w14:paraId="3406D6EE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0E7CDA" w14:textId="77777777" w:rsidR="00014DE6" w:rsidRDefault="00014DE6">
            <w:pPr>
              <w:spacing w:after="165"/>
            </w:pPr>
            <w:r>
              <w:rPr>
                <w:b/>
              </w:rPr>
              <w:t>Phase</w:t>
            </w:r>
          </w:p>
        </w:tc>
        <w:tc>
          <w:tcPr>
            <w:tcW w:w="369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D87B15" w14:textId="77777777" w:rsidR="00014DE6" w:rsidRDefault="00014DE6">
            <w:pPr>
              <w:spacing w:after="165"/>
            </w:pPr>
            <w:r>
              <w:rPr>
                <w:b/>
              </w:rPr>
              <w:t>Description</w:t>
            </w:r>
          </w:p>
        </w:tc>
        <w:tc>
          <w:tcPr>
            <w:tcW w:w="189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F69DD5" w14:textId="77777777" w:rsidR="00014DE6" w:rsidRDefault="00014DE6">
            <w:pPr>
              <w:spacing w:after="165"/>
            </w:pPr>
            <w:r>
              <w:rPr>
                <w:b/>
              </w:rPr>
              <w:t>Access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11DFFA" w14:textId="77777777" w:rsidR="00014DE6" w:rsidRDefault="00014DE6">
            <w:pPr>
              <w:spacing w:after="165"/>
            </w:pPr>
            <w:r>
              <w:rPr>
                <w:b/>
              </w:rPr>
              <w:t>Optional</w:t>
            </w:r>
          </w:p>
        </w:tc>
        <w:tc>
          <w:tcPr>
            <w:tcW w:w="97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CA4D5D" w14:textId="77777777" w:rsidR="00014DE6" w:rsidRDefault="00014DE6">
            <w:pPr>
              <w:spacing w:after="165"/>
            </w:pPr>
            <w:r>
              <w:rPr>
                <w:b/>
              </w:rPr>
              <w:t>Timing</w:t>
            </w:r>
          </w:p>
        </w:tc>
      </w:tr>
      <w:tr w:rsidR="00014DE6" w14:paraId="26B573CE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7042C1" w14:textId="77777777" w:rsidR="00014DE6" w:rsidRDefault="00014DE6">
            <w:pPr>
              <w:spacing w:after="165"/>
            </w:pPr>
            <w:r>
              <w:rPr>
                <w:sz w:val="22"/>
              </w:rPr>
              <w:t>Prototype</w:t>
            </w:r>
          </w:p>
        </w:tc>
        <w:tc>
          <w:tcPr>
            <w:tcW w:w="369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D94DE" w14:textId="77777777" w:rsidR="00014DE6" w:rsidRDefault="00014DE6">
            <w:pPr>
              <w:spacing w:after="165"/>
            </w:pPr>
            <w:r>
              <w:rPr>
                <w:sz w:val="22"/>
              </w:rPr>
              <w:t>Basic E2E testable implementation for GTM and to get customer feedback</w:t>
            </w:r>
          </w:p>
        </w:tc>
        <w:tc>
          <w:tcPr>
            <w:tcW w:w="189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04EFAE" w14:textId="77777777" w:rsidR="00014DE6" w:rsidRDefault="00014DE6">
            <w:pPr>
              <w:spacing w:after="165"/>
            </w:pPr>
            <w:r>
              <w:rPr>
                <w:sz w:val="22"/>
              </w:rPr>
              <w:t>Phased; internal, then external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6B9051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97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8C76C7" w14:textId="77777777" w:rsidR="00014DE6" w:rsidRDefault="00014DE6">
            <w:pPr>
              <w:spacing w:after="165"/>
            </w:pPr>
            <w:r>
              <w:rPr>
                <w:sz w:val="22"/>
              </w:rPr>
              <w:t>ASAP</w:t>
            </w:r>
          </w:p>
        </w:tc>
      </w:tr>
      <w:tr w:rsidR="00014DE6" w14:paraId="094B778B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287291" w14:textId="77777777" w:rsidR="00014DE6" w:rsidRDefault="00014DE6">
            <w:pPr>
              <w:spacing w:after="165"/>
            </w:pPr>
            <w:r>
              <w:rPr>
                <w:sz w:val="22"/>
              </w:rPr>
              <w:t>Private Preview</w:t>
            </w:r>
          </w:p>
        </w:tc>
        <w:tc>
          <w:tcPr>
            <w:tcW w:w="369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BFD827" w14:textId="77777777" w:rsidR="00014DE6" w:rsidRDefault="00014DE6">
            <w:pPr>
              <w:spacing w:after="165"/>
            </w:pPr>
            <w:r>
              <w:rPr>
                <w:sz w:val="22"/>
              </w:rPr>
              <w:t>Unlocks redlining and customer value (+GTM)</w:t>
            </w:r>
          </w:p>
        </w:tc>
        <w:tc>
          <w:tcPr>
            <w:tcW w:w="189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D421D8" w14:textId="77777777" w:rsidR="00014DE6" w:rsidRDefault="00014DE6">
            <w:pPr>
              <w:spacing w:after="165"/>
            </w:pPr>
            <w:r>
              <w:rPr>
                <w:sz w:val="22"/>
              </w:rPr>
              <w:t>Phased; internal, then external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230E7F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97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EFEC5D" w14:textId="77777777" w:rsidR="00014DE6" w:rsidRDefault="00014DE6">
            <w:pPr>
              <w:spacing w:after="165"/>
            </w:pPr>
            <w:r>
              <w:rPr>
                <w:sz w:val="22"/>
              </w:rPr>
              <w:t>End of Year</w:t>
            </w:r>
          </w:p>
        </w:tc>
      </w:tr>
      <w:tr w:rsidR="00014DE6" w14:paraId="79A7F7D4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35B51D" w14:textId="77777777" w:rsidR="00014DE6" w:rsidRDefault="00014DE6">
            <w:pPr>
              <w:spacing w:after="165"/>
            </w:pPr>
            <w:r>
              <w:rPr>
                <w:sz w:val="22"/>
              </w:rPr>
              <w:lastRenderedPageBreak/>
              <w:t>MVP</w:t>
            </w:r>
          </w:p>
        </w:tc>
        <w:tc>
          <w:tcPr>
            <w:tcW w:w="369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71D40E" w14:textId="77777777" w:rsidR="00014DE6" w:rsidRDefault="00014DE6">
            <w:pPr>
              <w:spacing w:after="165"/>
            </w:pPr>
            <w:r>
              <w:rPr>
                <w:sz w:val="22"/>
              </w:rPr>
              <w:t>Complete redlining experience with some traditional OG</w:t>
            </w:r>
          </w:p>
        </w:tc>
        <w:tc>
          <w:tcPr>
            <w:tcW w:w="189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E0F19B" w14:textId="77777777" w:rsidR="00014DE6" w:rsidRDefault="00014DE6">
            <w:pPr>
              <w:spacing w:after="165"/>
            </w:pPr>
            <w:r>
              <w:rPr>
                <w:sz w:val="22"/>
              </w:rPr>
              <w:t>All opt-in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19CF4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97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0F07B8" w14:textId="77777777" w:rsidR="00014DE6" w:rsidRDefault="00014DE6">
            <w:pPr>
              <w:spacing w:after="165"/>
            </w:pPr>
            <w:r>
              <w:rPr>
                <w:sz w:val="22"/>
              </w:rPr>
              <w:t>2026</w:t>
            </w:r>
          </w:p>
        </w:tc>
      </w:tr>
      <w:tr w:rsidR="00014DE6" w14:paraId="7B19BC6C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DB85FD" w14:textId="77777777" w:rsidR="00014DE6" w:rsidRDefault="00014DE6">
            <w:pPr>
              <w:spacing w:after="165"/>
            </w:pPr>
            <w:r>
              <w:rPr>
                <w:sz w:val="22"/>
              </w:rPr>
              <w:t>Transition</w:t>
            </w:r>
          </w:p>
        </w:tc>
        <w:tc>
          <w:tcPr>
            <w:tcW w:w="369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B00C0E" w14:textId="77777777" w:rsidR="00014DE6" w:rsidRDefault="00014DE6">
            <w:pPr>
              <w:spacing w:after="165"/>
            </w:pPr>
            <w:r>
              <w:rPr>
                <w:sz w:val="22"/>
              </w:rPr>
              <w:t>Fully independent contract document experience</w:t>
            </w:r>
          </w:p>
        </w:tc>
        <w:tc>
          <w:tcPr>
            <w:tcW w:w="189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CB6A6C" w14:textId="77777777" w:rsidR="00014DE6" w:rsidRDefault="00014DE6">
            <w:pPr>
              <w:spacing w:after="165"/>
            </w:pPr>
            <w:r>
              <w:rPr>
                <w:sz w:val="22"/>
              </w:rPr>
              <w:t>All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BE9C75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97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850B92" w14:textId="77777777" w:rsidR="00014DE6" w:rsidRDefault="00014DE6">
            <w:pPr>
              <w:spacing w:after="165"/>
            </w:pPr>
            <w:r>
              <w:rPr>
                <w:sz w:val="22"/>
              </w:rPr>
              <w:t>2026</w:t>
            </w:r>
          </w:p>
        </w:tc>
      </w:tr>
    </w:tbl>
    <w:p w14:paraId="255E7A04" w14:textId="77777777" w:rsidR="00014DE6" w:rsidRDefault="00014DE6">
      <w:pPr>
        <w:spacing w:after="0" w:line="240" w:lineRule="auto"/>
        <w:rPr>
          <w:b/>
          <w:sz w:val="28"/>
        </w:rPr>
      </w:pPr>
    </w:p>
    <w:p w14:paraId="347BABD1" w14:textId="77777777" w:rsidR="00014DE6" w:rsidRDefault="00014DE6">
      <w:pPr>
        <w:spacing w:after="0" w:line="240" w:lineRule="auto"/>
        <w:ind w:left="360"/>
      </w:pPr>
      <w:r>
        <w:rPr>
          <w:b/>
          <w:sz w:val="28"/>
        </w:rPr>
        <w:t>RELEASE PLAN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350"/>
        <w:gridCol w:w="1170"/>
        <w:gridCol w:w="1080"/>
        <w:gridCol w:w="1440"/>
      </w:tblGrid>
      <w:tr w:rsidR="00014DE6" w14:paraId="289E080E" w14:textId="77777777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7B4BE4" w14:textId="77777777" w:rsidR="00014DE6" w:rsidRDefault="00014DE6">
            <w:pPr>
              <w:spacing w:after="165"/>
            </w:pPr>
            <w:r>
              <w:rPr>
                <w:b/>
              </w:rPr>
              <w:t>Name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1B30F0" w14:textId="77777777" w:rsidR="00014DE6" w:rsidRDefault="00014DE6">
            <w:pPr>
              <w:spacing w:after="165"/>
            </w:pPr>
            <w:r>
              <w:rPr>
                <w:b/>
              </w:rPr>
              <w:t>Prototype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312920" w14:textId="77777777" w:rsidR="00014DE6" w:rsidRDefault="00014DE6">
            <w:pPr>
              <w:spacing w:after="165"/>
            </w:pPr>
            <w:r>
              <w:rPr>
                <w:b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038478" w14:textId="77777777" w:rsidR="00014DE6" w:rsidRDefault="00014DE6">
            <w:pPr>
              <w:spacing w:after="165"/>
            </w:pPr>
            <w:r>
              <w:rPr>
                <w:b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FDD33F" w14:textId="77777777" w:rsidR="00014DE6" w:rsidRDefault="00014DE6">
            <w:pPr>
              <w:spacing w:after="165"/>
            </w:pPr>
            <w:r>
              <w:rPr>
                <w:b/>
              </w:rPr>
              <w:t>Transition</w:t>
            </w:r>
          </w:p>
        </w:tc>
      </w:tr>
      <w:tr w:rsidR="00014DE6" w14:paraId="0B707171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A7D7B4" w14:textId="77777777" w:rsidR="00014DE6" w:rsidRDefault="00014DE6">
            <w:pPr>
              <w:spacing w:after="165"/>
            </w:pPr>
            <w:bookmarkStart w:id="2" w:name="_Hlk206417645"/>
            <w:bookmarkEnd w:id="2"/>
            <w:r>
              <w:rPr>
                <w:sz w:val="22"/>
              </w:rPr>
              <w:t>Core infra** – add-in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AED55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3FA0A8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033183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8F3852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552D262A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BCB2BF" w14:textId="77777777" w:rsidR="00014DE6" w:rsidRDefault="00014DE6">
            <w:pPr>
              <w:spacing w:after="165"/>
            </w:pPr>
            <w:r>
              <w:rPr>
                <w:sz w:val="22"/>
              </w:rPr>
              <w:t>Core infra** – web-page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223A28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1DD23F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1779D4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A983AB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138C81CC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1DFA97" w14:textId="77777777" w:rsidR="00014DE6" w:rsidRDefault="00014DE6">
            <w:pPr>
              <w:spacing w:after="165"/>
            </w:pPr>
            <w:r>
              <w:rPr>
                <w:sz w:val="22"/>
              </w:rPr>
              <w:t>Core infra** – server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234AD2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FA3D92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18D75D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0AF601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619704B0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5C2523" w14:textId="77777777" w:rsidR="00014DE6" w:rsidRDefault="00014DE6">
            <w:pPr>
              <w:spacing w:after="165"/>
            </w:pPr>
            <w:r>
              <w:rPr>
                <w:sz w:val="22"/>
              </w:rPr>
              <w:t>User management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0961C5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F882EF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C3BF6D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937FB5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1D85824D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9BCE24" w14:textId="77777777" w:rsidR="00014DE6" w:rsidRDefault="00014DE6">
            <w:pPr>
              <w:spacing w:after="165"/>
            </w:pPr>
            <w:r>
              <w:rPr>
                <w:sz w:val="22"/>
              </w:rPr>
              <w:t>Website integration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404518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A79A09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CD2FD2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B08259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7D13D846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E48204" w14:textId="77777777" w:rsidR="00014DE6" w:rsidRDefault="00014DE6">
            <w:pPr>
              <w:spacing w:after="165"/>
            </w:pPr>
            <w:r>
              <w:rPr>
                <w:sz w:val="22"/>
              </w:rPr>
              <w:t>File management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5C9637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FB8FC0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C69570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5FB79E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2BB9E28A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5CF840" w14:textId="77777777" w:rsidR="00014DE6" w:rsidRDefault="00014DE6">
            <w:pPr>
              <w:spacing w:after="165"/>
            </w:pPr>
            <w:r>
              <w:rPr>
                <w:sz w:val="22"/>
              </w:rPr>
              <w:t>Basic AI integration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ACB525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AE3D0E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694297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2C6209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10BFBF10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3497EF" w14:textId="77777777" w:rsidR="00014DE6" w:rsidRDefault="00014DE6">
            <w:pPr>
              <w:spacing w:after="165"/>
            </w:pPr>
            <w:r>
              <w:rPr>
                <w:sz w:val="22"/>
              </w:rPr>
              <w:t>Check-in / check-out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B57076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A82107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07F24B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E6FE8A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672416D3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1194DE" w14:textId="77777777" w:rsidR="00014DE6" w:rsidRDefault="00014DE6">
            <w:pPr>
              <w:spacing w:after="165"/>
            </w:pPr>
            <w:r>
              <w:rPr>
                <w:sz w:val="22"/>
              </w:rPr>
              <w:t>Email automation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88CA22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BF711C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633B8D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F07E25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3CCCD81C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8C7E22" w14:textId="77777777" w:rsidR="00014DE6" w:rsidRDefault="00014DE6">
            <w:pPr>
              <w:spacing w:after="165"/>
            </w:pPr>
            <w:r>
              <w:rPr>
                <w:sz w:val="22"/>
              </w:rPr>
              <w:t>Variables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CFC442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A8CCA7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BFF0BF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838D33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370F53ED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8B8A4F" w14:textId="77777777" w:rsidR="00014DE6" w:rsidRDefault="00014DE6">
            <w:pPr>
              <w:spacing w:after="165"/>
            </w:pPr>
            <w:r>
              <w:rPr>
                <w:sz w:val="22"/>
              </w:rPr>
              <w:t>Signatures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45ADE7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2D290C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8C78B1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FEF525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48005F2D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136983" w14:textId="77777777" w:rsidR="00014DE6" w:rsidRDefault="00014DE6">
            <w:pPr>
              <w:spacing w:after="165"/>
            </w:pPr>
            <w:r>
              <w:rPr>
                <w:sz w:val="22"/>
              </w:rPr>
              <w:t>Lock sections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C3AC32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1B953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1FAA14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CC7DBC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471571C4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501EEF" w14:textId="77777777" w:rsidR="00014DE6" w:rsidRDefault="00014DE6">
            <w:pPr>
              <w:spacing w:after="165"/>
            </w:pPr>
            <w:r>
              <w:rPr>
                <w:sz w:val="22"/>
              </w:rPr>
              <w:t>Vendor experience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BF8BA6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5D0419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72EDAD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14E157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5B06B326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BA37A9" w14:textId="77777777" w:rsidR="00014DE6" w:rsidRDefault="00014DE6">
            <w:pPr>
              <w:spacing w:after="165"/>
            </w:pPr>
            <w:r>
              <w:rPr>
                <w:sz w:val="22"/>
              </w:rPr>
              <w:t>Compile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F5FE80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313F81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5E0AE3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D463D4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44B21706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13B1AA" w14:textId="77777777" w:rsidR="00014DE6" w:rsidRDefault="00014DE6">
            <w:pPr>
              <w:spacing w:after="165"/>
            </w:pPr>
            <w:r>
              <w:rPr>
                <w:sz w:val="22"/>
              </w:rPr>
              <w:t>Approvals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93A013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70C02A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88B4C4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8BB52C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4D408C08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2A2A4E" w14:textId="77777777" w:rsidR="00014DE6" w:rsidRDefault="00014DE6">
            <w:pPr>
              <w:spacing w:after="165"/>
            </w:pPr>
            <w:r>
              <w:rPr>
                <w:sz w:val="22"/>
              </w:rPr>
              <w:t>Templates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A5DD1D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204EDD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7E705F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A99831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  <w:tr w:rsidR="00014DE6" w14:paraId="4D5B2028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48EEE4" w14:textId="77777777" w:rsidR="00014DE6" w:rsidRDefault="00014DE6">
            <w:pPr>
              <w:spacing w:after="165"/>
            </w:pPr>
            <w:r>
              <w:rPr>
                <w:sz w:val="22"/>
              </w:rPr>
              <w:t>Dashboard</w:t>
            </w:r>
          </w:p>
        </w:tc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016E74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F738DF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D4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4DAFF5" w14:textId="77777777" w:rsidR="00014DE6" w:rsidRDefault="00014DE6">
            <w:pPr>
              <w:spacing w:after="165"/>
            </w:pPr>
            <w:r>
              <w:rPr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8F3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6427E3" w14:textId="77777777" w:rsidR="00014DE6" w:rsidRDefault="00014DE6">
            <w:pPr>
              <w:spacing w:after="165"/>
            </w:pPr>
            <w:r>
              <w:rPr>
                <w:sz w:val="22"/>
              </w:rPr>
              <w:t>Yes</w:t>
            </w:r>
          </w:p>
        </w:tc>
      </w:tr>
    </w:tbl>
    <w:p w14:paraId="3BED7F90" w14:textId="77777777" w:rsidR="00014DE6" w:rsidRDefault="00014DE6">
      <w:pPr>
        <w:spacing w:after="0" w:line="240" w:lineRule="auto"/>
        <w:rPr>
          <w:b/>
          <w:sz w:val="28"/>
        </w:rPr>
      </w:pPr>
    </w:p>
    <w:p w14:paraId="214399C5" w14:textId="77777777" w:rsidR="00014DE6" w:rsidRDefault="00014DE6">
      <w:pPr>
        <w:spacing w:after="0" w:line="240" w:lineRule="auto"/>
      </w:pPr>
      <w:r>
        <w:t xml:space="preserve">**Core infra includes the invisible work necessary to make the baseline work. That includes the dev ops and database changes, for example. It also includes the core bidirectional sync architecture. </w:t>
      </w:r>
    </w:p>
    <w:p w14:paraId="396EE7F8" w14:textId="77777777" w:rsidR="00014DE6" w:rsidRDefault="00014DE6">
      <w:pPr>
        <w:spacing w:after="0" w:line="240" w:lineRule="auto"/>
      </w:pPr>
      <w:r>
        <w:tab/>
      </w:r>
    </w:p>
    <w:p w14:paraId="6EC5E0EB" w14:textId="77777777" w:rsidR="00014DE6" w:rsidRDefault="00014DE6">
      <w:pPr>
        <w:spacing w:after="0" w:line="240" w:lineRule="auto"/>
        <w:ind w:left="450"/>
      </w:pPr>
      <w:r>
        <w:rPr>
          <w:b/>
          <w:sz w:val="28"/>
        </w:rPr>
        <w:t>ADDITIONAL NOTES</w:t>
      </w:r>
    </w:p>
    <w:p w14:paraId="385290AE" w14:textId="77777777" w:rsidR="00014DE6" w:rsidRDefault="00014DE6">
      <w:pPr>
        <w:spacing w:after="0" w:line="240" w:lineRule="auto"/>
      </w:pPr>
      <w:r>
        <w:t>Got any feedback? I’d love to hear it.</w:t>
      </w:r>
    </w:p>
    <w:p w14:paraId="5285400C" w14:textId="77777777" w:rsidR="00014DE6" w:rsidRDefault="00014DE6">
      <w:pPr>
        <w:spacing w:after="0" w:line="240" w:lineRule="auto"/>
      </w:pPr>
    </w:p>
    <w:p w14:paraId="22A23B10" w14:textId="5CF6E838" w:rsidR="0073406C" w:rsidRDefault="00014DE6" w:rsidP="00B57DCE">
      <w:pPr>
        <w:spacing w:after="0" w:line="240" w:lineRule="auto"/>
      </w:pPr>
      <w:r>
        <w:t>Technology is moving incredibly fast right now. Let’s catch up.</w:t>
      </w:r>
    </w:p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F5247"/>
    <w:multiLevelType w:val="hybridMultilevel"/>
    <w:tmpl w:val="0F6CE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271F9"/>
    <w:multiLevelType w:val="hybridMultilevel"/>
    <w:tmpl w:val="7F60E732"/>
    <w:lvl w:ilvl="0" w:tplc="8F006C16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947974">
    <w:abstractNumId w:val="0"/>
  </w:num>
  <w:num w:numId="2" w16cid:durableId="519514258">
    <w:abstractNumId w:val="2"/>
  </w:num>
  <w:num w:numId="3" w16cid:durableId="75124498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014DE6"/>
    <w:rsid w:val="0002489B"/>
    <w:rsid w:val="000C6BD5"/>
    <w:rsid w:val="001075D5"/>
    <w:rsid w:val="001164EE"/>
    <w:rsid w:val="00184777"/>
    <w:rsid w:val="001F68FE"/>
    <w:rsid w:val="0023379F"/>
    <w:rsid w:val="0025530E"/>
    <w:rsid w:val="002A405A"/>
    <w:rsid w:val="00326CE5"/>
    <w:rsid w:val="003809A1"/>
    <w:rsid w:val="003C1A29"/>
    <w:rsid w:val="003C1C72"/>
    <w:rsid w:val="0042221F"/>
    <w:rsid w:val="004358EC"/>
    <w:rsid w:val="0049720F"/>
    <w:rsid w:val="00497212"/>
    <w:rsid w:val="004D3F56"/>
    <w:rsid w:val="004E0A76"/>
    <w:rsid w:val="004F66ED"/>
    <w:rsid w:val="00570740"/>
    <w:rsid w:val="005F0623"/>
    <w:rsid w:val="005F12A4"/>
    <w:rsid w:val="005F7AF3"/>
    <w:rsid w:val="00615257"/>
    <w:rsid w:val="006A6A15"/>
    <w:rsid w:val="0073406C"/>
    <w:rsid w:val="00946161"/>
    <w:rsid w:val="009708FC"/>
    <w:rsid w:val="00A00C3F"/>
    <w:rsid w:val="00B57DCE"/>
    <w:rsid w:val="00BA58DF"/>
    <w:rsid w:val="00C4759F"/>
    <w:rsid w:val="00C56440"/>
    <w:rsid w:val="00C671C7"/>
    <w:rsid w:val="00D43184"/>
    <w:rsid w:val="00DD0A66"/>
    <w:rsid w:val="00E275A4"/>
    <w:rsid w:val="00E54D41"/>
    <w:rsid w:val="00E805D0"/>
    <w:rsid w:val="00E917F4"/>
    <w:rsid w:val="00EB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64B37"/>
  <w15:chartTrackingRefBased/>
  <w15:docId w15:val="{DEA70FC3-BE91-4D95-84F1-115D3B7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530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ListParagraph">
    <w:name w:val="List Paragraph"/>
    <w:basedOn w:val="Normal"/>
    <w:uiPriority w:val="34"/>
    <w:qFormat/>
    <w:rsid w:val="0025530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25530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4F66E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66ED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F66ED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4F66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" visibility="1" width="461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514d73-03c9-4a9f-a5f3-c246ac785751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OpenGov FTW</dc:creator>
  <cp:lastModifiedBy>Moti Sorkin</cp:lastModifiedBy>
  <cp:revision>35</cp:revision>
  <dcterms:created xsi:type="dcterms:W3CDTF">2025-08-26T19:48:00Z</dcterms:created>
  <dcterms:modified xsi:type="dcterms:W3CDTF">2025-08-27T04:28:00Z</dcterms:modified>
</cp:coreProperties>
</file>